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206" w:rsidRDefault="003F509C" w:rsidP="00FF4E9D">
      <w:pPr>
        <w:pStyle w:val="Heading1"/>
      </w:pPr>
      <w:bookmarkStart w:id="0" w:name="_Toc193609702"/>
      <w:bookmarkStart w:id="1" w:name="_Toc193610372"/>
      <w:bookmarkStart w:id="2" w:name="_Toc205193765"/>
      <w:r>
        <w:t>IR.17</w:t>
      </w:r>
      <w:r w:rsidR="00DB3EAD">
        <w:t xml:space="preserve">   </w:t>
      </w:r>
      <w:r w:rsidR="00B27206">
        <w:t>Full record examples</w:t>
      </w:r>
      <w:bookmarkEnd w:id="0"/>
      <w:bookmarkEnd w:id="1"/>
      <w:bookmarkEnd w:id="2"/>
    </w:p>
    <w:p w:rsidR="00B27206" w:rsidRDefault="00B27206" w:rsidP="00B27206"/>
    <w:p w:rsidR="00B27206" w:rsidRDefault="00B27206" w:rsidP="00B27206"/>
    <w:p w:rsidR="00B27206" w:rsidRDefault="00B27206" w:rsidP="00B27206"/>
    <w:p w:rsidR="00B27206" w:rsidRDefault="00B27206" w:rsidP="00B27206">
      <w:r>
        <w:t xml:space="preserve">In the cataloging records provided here, when changes have been made to the bibliographic record, they appear in </w:t>
      </w:r>
      <w:r>
        <w:rPr>
          <w:b/>
          <w:bCs/>
        </w:rPr>
        <w:t>boldface</w:t>
      </w:r>
      <w:r>
        <w:t>.</w:t>
      </w:r>
    </w:p>
    <w:p w:rsidR="00B27206" w:rsidRDefault="00B27206" w:rsidP="00B27206">
      <w:pPr>
        <w:rPr>
          <w:b/>
          <w:bCs/>
          <w:color w:val="FF0000"/>
        </w:rPr>
      </w:pPr>
    </w:p>
    <w:p w:rsidR="00B27206" w:rsidRDefault="00B27206" w:rsidP="00AB5BA9">
      <w:pPr>
        <w:pStyle w:val="Heading2"/>
      </w:pPr>
      <w:r w:rsidRPr="005A5F40">
        <w:t>Figure 1:</w:t>
      </w:r>
      <w:r>
        <w:rPr>
          <w:b/>
          <w:bCs/>
        </w:rPr>
        <w:t xml:space="preserve"> </w:t>
      </w:r>
      <w:r>
        <w:t>Online integrating resource 1—initial viewing (April 19, 2003)</w:t>
      </w:r>
    </w:p>
    <w:p w:rsidR="00B27206" w:rsidRDefault="00B27206" w:rsidP="00B27206">
      <w:pPr>
        <w:rPr>
          <w:b/>
          <w:bCs/>
        </w:rPr>
      </w:pPr>
    </w:p>
    <w:p w:rsidR="00B27206" w:rsidRDefault="00F6468D" w:rsidP="00B27206">
      <w:r>
        <w:object w:dxaOrig="8669" w:dyaOrig="6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alt="Web snapshot Sperling's BestPlaces" style="width:433.5pt;height:327.75pt" o:ole="">
            <v:imagedata r:id="rId7" o:title=""/>
          </v:shape>
          <o:OLEObject Type="Embed" ProgID="MSPhotoEd.3" ShapeID="_x0000_i1053" DrawAspect="Content" ObjectID="_1368629416" r:id="rId8"/>
        </w:object>
      </w:r>
    </w:p>
    <w:p w:rsidR="00233F3A" w:rsidRDefault="00B27206" w:rsidP="00AB5BA9">
      <w:pPr>
        <w:pStyle w:val="Heading2"/>
        <w:rPr>
          <w:sz w:val="20"/>
          <w:szCs w:val="20"/>
        </w:rPr>
      </w:pPr>
      <w:r>
        <w:rPr>
          <w:b/>
          <w:bCs/>
        </w:rPr>
        <w:br w:type="page"/>
      </w:r>
      <w:r w:rsidR="00233F3A">
        <w:lastRenderedPageBreak/>
        <w:t>Bibliographic record created for Figure 1</w:t>
      </w:r>
    </w:p>
    <w:p w:rsidR="00B27206" w:rsidRDefault="00B27206" w:rsidP="00B27206">
      <w:pPr>
        <w:rPr>
          <w:b/>
          <w:bCs/>
        </w:rPr>
      </w:pPr>
      <w:r>
        <w:rPr>
          <w:noProof/>
          <w:sz w:val="20"/>
        </w:rPr>
        <w:pict>
          <v:shapetype id="_x0000_t202" coordsize="21600,21600" o:spt="202" path="m,l,21600r21600,l21600,xe">
            <v:stroke joinstyle="miter"/>
            <v:path gradientshapeok="t" o:connecttype="rect"/>
          </v:shapetype>
          <v:shape id="_x0000_s1276" type="#_x0000_t202" style="position:absolute;margin-left:0;margin-top:36pt;width:459pt;height:405pt;z-index:251693056">
            <v:textbox style="mso-next-textbox:#_x0000_s1276">
              <w:txbxContent>
                <w:p w:rsidR="00EC4D85" w:rsidRDefault="00EC4D85" w:rsidP="00B27206">
                  <w:r>
                    <w:t>Type: m</w:t>
                  </w:r>
                  <w:r>
                    <w:tab/>
                  </w:r>
                  <w:proofErr w:type="spellStart"/>
                  <w:r>
                    <w:t>ELvl</w:t>
                  </w:r>
                  <w:proofErr w:type="spellEnd"/>
                  <w:r>
                    <w:t>:</w:t>
                  </w:r>
                  <w:r>
                    <w:tab/>
                  </w:r>
                  <w:r>
                    <w:tab/>
                  </w:r>
                  <w:proofErr w:type="spellStart"/>
                  <w:r>
                    <w:t>Srce</w:t>
                  </w:r>
                  <w:proofErr w:type="spellEnd"/>
                  <w:r>
                    <w:t>:</w:t>
                  </w:r>
                  <w:r>
                    <w:tab/>
                    <w:t>c</w:t>
                  </w:r>
                  <w:r>
                    <w:tab/>
                  </w:r>
                  <w:proofErr w:type="spellStart"/>
                  <w:r>
                    <w:t>Audn</w:t>
                  </w:r>
                  <w:proofErr w:type="spellEnd"/>
                  <w:r>
                    <w:t>:</w:t>
                  </w:r>
                  <w:r>
                    <w:tab/>
                  </w:r>
                  <w:r>
                    <w:tab/>
                    <w:t>Ctrl:</w:t>
                  </w:r>
                  <w:r>
                    <w:tab/>
                  </w:r>
                  <w:r>
                    <w:tab/>
                    <w:t>Lang: eng</w:t>
                  </w:r>
                  <w:r>
                    <w:tab/>
                  </w:r>
                </w:p>
                <w:p w:rsidR="00EC4D85" w:rsidRDefault="00EC4D85" w:rsidP="00B27206">
                  <w:proofErr w:type="spellStart"/>
                  <w:r>
                    <w:t>BLvl</w:t>
                  </w:r>
                  <w:proofErr w:type="spellEnd"/>
                  <w:r>
                    <w:t xml:space="preserve">: </w:t>
                  </w:r>
                  <w:proofErr w:type="spellStart"/>
                  <w:r>
                    <w:t>i</w:t>
                  </w:r>
                  <w:proofErr w:type="spellEnd"/>
                  <w:r>
                    <w:tab/>
                  </w:r>
                  <w:r>
                    <w:tab/>
                    <w:t>File:  m</w:t>
                  </w:r>
                  <w:r>
                    <w:tab/>
                  </w:r>
                  <w:proofErr w:type="spellStart"/>
                  <w:r>
                    <w:t>GPub</w:t>
                  </w:r>
                  <w:proofErr w:type="spellEnd"/>
                  <w:r>
                    <w:t>:</w:t>
                  </w:r>
                  <w:r>
                    <w:tab/>
                  </w:r>
                  <w:r>
                    <w:tab/>
                  </w:r>
                  <w:r>
                    <w:tab/>
                  </w:r>
                  <w:r>
                    <w:tab/>
                  </w:r>
                  <w:proofErr w:type="spellStart"/>
                  <w:r>
                    <w:t>MRec</w:t>
                  </w:r>
                  <w:proofErr w:type="spellEnd"/>
                  <w:r>
                    <w:t>:</w:t>
                  </w:r>
                  <w:r>
                    <w:tab/>
                  </w:r>
                  <w:r>
                    <w:tab/>
                  </w:r>
                  <w:proofErr w:type="spellStart"/>
                  <w:r>
                    <w:t>Ctry</w:t>
                  </w:r>
                  <w:proofErr w:type="spellEnd"/>
                  <w:r>
                    <w:t xml:space="preserve">: </w:t>
                  </w:r>
                  <w:proofErr w:type="spellStart"/>
                  <w:r>
                    <w:t>oru</w:t>
                  </w:r>
                  <w:proofErr w:type="spellEnd"/>
                  <w:r>
                    <w:tab/>
                  </w:r>
                </w:p>
                <w:p w:rsidR="00EC4D85" w:rsidRDefault="00EC4D85" w:rsidP="00B27206">
                  <w:proofErr w:type="spellStart"/>
                  <w:r>
                    <w:t>Desc</w:t>
                  </w:r>
                  <w:proofErr w:type="spellEnd"/>
                  <w:r>
                    <w:t>:  a</w:t>
                  </w:r>
                  <w:r>
                    <w:tab/>
                  </w:r>
                  <w:r>
                    <w:tab/>
                  </w:r>
                  <w:r>
                    <w:tab/>
                  </w:r>
                  <w:r>
                    <w:tab/>
                  </w:r>
                  <w:r>
                    <w:tab/>
                  </w:r>
                  <w:proofErr w:type="spellStart"/>
                  <w:r>
                    <w:t>DtSt</w:t>
                  </w:r>
                  <w:proofErr w:type="spellEnd"/>
                  <w:r>
                    <w:t>: m</w:t>
                  </w:r>
                  <w:r>
                    <w:tab/>
                    <w:t>Dates</w:t>
                  </w:r>
                  <w:proofErr w:type="gramStart"/>
                  <w:r>
                    <w:t>:1998</w:t>
                  </w:r>
                  <w:proofErr w:type="gramEnd"/>
                  <w:r>
                    <w:t xml:space="preserve">, 9999       </w:t>
                  </w:r>
                </w:p>
                <w:p w:rsidR="00EC4D85" w:rsidRDefault="00EC4D85" w:rsidP="00B27206"/>
                <w:p w:rsidR="00EC4D85" w:rsidRDefault="00EC4D85" w:rsidP="00B27206"/>
                <w:p w:rsidR="00EC4D85" w:rsidRDefault="00EC4D85" w:rsidP="00B27206">
                  <w:r>
                    <w:t>006</w:t>
                  </w:r>
                  <w:r>
                    <w:tab/>
                    <w:t>Freq:  u</w:t>
                  </w:r>
                  <w:r>
                    <w:tab/>
                  </w:r>
                  <w:proofErr w:type="spellStart"/>
                  <w:r>
                    <w:t>Regl</w:t>
                  </w:r>
                  <w:proofErr w:type="spellEnd"/>
                  <w:r>
                    <w:t>:</w:t>
                  </w:r>
                  <w:r>
                    <w:tab/>
                    <w:t>u</w:t>
                  </w:r>
                  <w:r>
                    <w:tab/>
                    <w:t>ISSN:</w:t>
                  </w:r>
                  <w:r>
                    <w:tab/>
                  </w:r>
                  <w:r>
                    <w:tab/>
                  </w:r>
                  <w:proofErr w:type="spellStart"/>
                  <w:r>
                    <w:t>SrTp</w:t>
                  </w:r>
                  <w:proofErr w:type="spellEnd"/>
                  <w:r>
                    <w:t>:</w:t>
                  </w:r>
                  <w:r>
                    <w:tab/>
                    <w:t>d</w:t>
                  </w:r>
                  <w:r>
                    <w:tab/>
                  </w:r>
                  <w:proofErr w:type="spellStart"/>
                  <w:r>
                    <w:t>Orig</w:t>
                  </w:r>
                  <w:proofErr w:type="spellEnd"/>
                  <w:r>
                    <w:t>: s</w:t>
                  </w:r>
                </w:p>
                <w:p w:rsidR="00EC4D85" w:rsidRDefault="00EC4D85" w:rsidP="00B27206">
                  <w:r>
                    <w:tab/>
                    <w:t>Form: s</w:t>
                  </w:r>
                  <w:r>
                    <w:tab/>
                  </w:r>
                  <w:proofErr w:type="spellStart"/>
                  <w:r>
                    <w:t>EntW</w:t>
                  </w:r>
                  <w:proofErr w:type="spellEnd"/>
                  <w:r>
                    <w:t>:</w:t>
                  </w:r>
                  <w:r>
                    <w:tab/>
                  </w:r>
                  <w:r>
                    <w:tab/>
                    <w:t>Cont:</w:t>
                  </w:r>
                  <w:r>
                    <w:tab/>
                    <w:t>s</w:t>
                  </w:r>
                  <w:r>
                    <w:tab/>
                  </w:r>
                  <w:proofErr w:type="spellStart"/>
                  <w:r>
                    <w:t>GPub</w:t>
                  </w:r>
                  <w:proofErr w:type="spellEnd"/>
                  <w:r>
                    <w:t>:</w:t>
                  </w:r>
                  <w:r>
                    <w:tab/>
                    <w:t xml:space="preserve">Conf: </w:t>
                  </w:r>
                  <w:r>
                    <w:tab/>
                    <w:t xml:space="preserve"> </w:t>
                  </w:r>
                  <w:proofErr w:type="spellStart"/>
                  <w:r>
                    <w:t>Alph</w:t>
                  </w:r>
                  <w:proofErr w:type="spellEnd"/>
                  <w:r>
                    <w:t>:</w:t>
                  </w:r>
                  <w:r>
                    <w:tab/>
                    <w:t>S/L: 2</w:t>
                  </w:r>
                </w:p>
                <w:p w:rsidR="00EC4D85" w:rsidRPr="00084BB8" w:rsidRDefault="00EC4D85" w:rsidP="00084BB8">
                  <w:r w:rsidRPr="00084BB8">
                    <w:t xml:space="preserve">007 </w:t>
                  </w:r>
                  <w:r w:rsidR="00084BB8" w:rsidRPr="00084BB8">
                    <w:t>##</w:t>
                  </w:r>
                  <w:r w:rsidRPr="00084BB8">
                    <w:tab/>
                  </w:r>
                  <w:r w:rsidR="00084BB8" w:rsidRPr="00084BB8">
                    <w:tab/>
                  </w:r>
                  <w:r w:rsidRPr="00084BB8">
                    <w:t>$a c $b r $d m $e n</w:t>
                  </w:r>
                </w:p>
                <w:p w:rsidR="00E63370" w:rsidRDefault="00E63370" w:rsidP="00084BB8">
                  <w:ins w:id="3" w:author="vbross" w:date="2011-06-03T17:32:00Z">
                    <w:r>
                      <w:t>010 ##             $a 20091234</w:t>
                    </w:r>
                    <w:r w:rsidR="008425E6">
                      <w:t>567</w:t>
                    </w:r>
                  </w:ins>
                </w:p>
                <w:p w:rsidR="00EC4D85" w:rsidRDefault="00EC4D85" w:rsidP="00084BB8">
                  <w:proofErr w:type="gramStart"/>
                  <w:r w:rsidRPr="00084BB8">
                    <w:t xml:space="preserve">040 </w:t>
                  </w:r>
                  <w:r w:rsidR="00084BB8" w:rsidRPr="00084BB8">
                    <w:t xml:space="preserve"> #</w:t>
                  </w:r>
                  <w:proofErr w:type="gramEnd"/>
                  <w:r w:rsidR="00084BB8" w:rsidRPr="00084BB8">
                    <w:t>#</w:t>
                  </w:r>
                  <w:r w:rsidRPr="00084BB8">
                    <w:tab/>
                    <w:t>$a XXX $c XXX</w:t>
                  </w:r>
                </w:p>
                <w:p w:rsidR="00E63370" w:rsidRPr="00084BB8" w:rsidRDefault="008425E6" w:rsidP="00084BB8">
                  <w:ins w:id="4" w:author="vbross" w:date="2011-06-03T17:32:00Z">
                    <w:r>
                      <w:t xml:space="preserve">042 ##             $a </w:t>
                    </w:r>
                    <w:proofErr w:type="spellStart"/>
                    <w:r>
                      <w:t>pcc</w:t>
                    </w:r>
                  </w:ins>
                  <w:proofErr w:type="spellEnd"/>
                </w:p>
                <w:p w:rsidR="00EC4D85" w:rsidRDefault="00EC4D85" w:rsidP="00084BB8">
                  <w:r>
                    <w:t xml:space="preserve">050 </w:t>
                  </w:r>
                  <w:r w:rsidR="00084BB8">
                    <w:t>#</w:t>
                  </w:r>
                  <w:r>
                    <w:t>4</w:t>
                  </w:r>
                  <w:r>
                    <w:tab/>
                  </w:r>
                  <w:r>
                    <w:tab/>
                    <w:t>$a HN60 $b .S64</w:t>
                  </w:r>
                </w:p>
                <w:p w:rsidR="00EC4D85" w:rsidRDefault="00EC4D85" w:rsidP="00B27206">
                  <w:proofErr w:type="gramStart"/>
                  <w:r>
                    <w:t>245 00</w:t>
                  </w:r>
                  <w:r>
                    <w:tab/>
                  </w:r>
                  <w:r>
                    <w:tab/>
                    <w:t xml:space="preserve">$a </w:t>
                  </w:r>
                  <w:proofErr w:type="spellStart"/>
                  <w:r>
                    <w:t>Sperling’s</w:t>
                  </w:r>
                  <w:proofErr w:type="spellEnd"/>
                  <w:r>
                    <w:t xml:space="preserve"> </w:t>
                  </w:r>
                  <w:proofErr w:type="spellStart"/>
                  <w:r>
                    <w:t>bestplaces</w:t>
                  </w:r>
                  <w:proofErr w:type="spellEnd"/>
                  <w:r>
                    <w:t xml:space="preserve"> $h [electronic resource].</w:t>
                  </w:r>
                  <w:proofErr w:type="gramEnd"/>
                </w:p>
                <w:p w:rsidR="00EC4D85" w:rsidRDefault="00EC4D85" w:rsidP="008425E6">
                  <w:r>
                    <w:t xml:space="preserve">246 </w:t>
                  </w:r>
                  <w:del w:id="5" w:author="vbross" w:date="2011-06-03T17:34:00Z">
                    <w:r w:rsidDel="008425E6">
                      <w:delText>3</w:delText>
                    </w:r>
                  </w:del>
                  <w:ins w:id="6" w:author="vbross" w:date="2011-06-03T17:34:00Z">
                    <w:r w:rsidR="008425E6">
                      <w:t>1</w:t>
                    </w:r>
                  </w:ins>
                  <w:r w:rsidR="00084BB8">
                    <w:t>#</w:t>
                  </w:r>
                  <w:r>
                    <w:tab/>
                  </w:r>
                  <w:r>
                    <w:tab/>
                    <w:t xml:space="preserve">$a </w:t>
                  </w:r>
                  <w:proofErr w:type="spellStart"/>
                  <w:r>
                    <w:t>Sperling’s</w:t>
                  </w:r>
                  <w:proofErr w:type="spellEnd"/>
                  <w:r>
                    <w:t xml:space="preserve"> best places</w:t>
                  </w:r>
                </w:p>
                <w:p w:rsidR="00EC4D85" w:rsidRDefault="00EC4D85" w:rsidP="008425E6">
                  <w:r>
                    <w:t xml:space="preserve">246 </w:t>
                  </w:r>
                  <w:del w:id="7" w:author="vbross" w:date="2011-06-03T17:34:00Z">
                    <w:r w:rsidDel="008425E6">
                      <w:delText>30</w:delText>
                    </w:r>
                  </w:del>
                  <w:ins w:id="8" w:author="vbross" w:date="2011-06-03T17:34:00Z">
                    <w:r w:rsidR="008425E6">
                      <w:t>1#</w:t>
                    </w:r>
                  </w:ins>
                  <w:r>
                    <w:tab/>
                  </w:r>
                  <w:r>
                    <w:tab/>
                    <w:t xml:space="preserve">$a </w:t>
                  </w:r>
                  <w:proofErr w:type="spellStart"/>
                  <w:r>
                    <w:t>BestPlaces</w:t>
                  </w:r>
                  <w:proofErr w:type="spellEnd"/>
                  <w:r>
                    <w:tab/>
                  </w:r>
                </w:p>
                <w:p w:rsidR="00EC4D85" w:rsidRDefault="00EC4D85" w:rsidP="008425E6">
                  <w:r>
                    <w:t xml:space="preserve">246 </w:t>
                  </w:r>
                  <w:del w:id="9" w:author="vbross" w:date="2011-06-03T17:34:00Z">
                    <w:r w:rsidDel="008425E6">
                      <w:delText>30</w:delText>
                    </w:r>
                  </w:del>
                  <w:ins w:id="10" w:author="vbross" w:date="2011-06-03T17:34:00Z">
                    <w:r w:rsidR="008425E6">
                      <w:t>10</w:t>
                    </w:r>
                  </w:ins>
                  <w:r>
                    <w:tab/>
                  </w:r>
                  <w:r>
                    <w:tab/>
                    <w:t>$a Best places</w:t>
                  </w:r>
                </w:p>
                <w:p w:rsidR="00EC4D85" w:rsidRDefault="00EC4D85" w:rsidP="00B27206">
                  <w:r>
                    <w:t>246 10             $</w:t>
                  </w:r>
                  <w:proofErr w:type="spellStart"/>
                  <w:r>
                    <w:t>i</w:t>
                  </w:r>
                  <w:proofErr w:type="spellEnd"/>
                  <w:r>
                    <w:t xml:space="preserve"> Title on title bar: $a BestPlaces.net</w:t>
                  </w:r>
                </w:p>
                <w:p w:rsidR="00EC4D85" w:rsidRDefault="00EC4D85" w:rsidP="00084BB8">
                  <w:proofErr w:type="gramStart"/>
                  <w:r>
                    <w:t xml:space="preserve">260  </w:t>
                  </w:r>
                  <w:r w:rsidR="000A519A">
                    <w:t>3</w:t>
                  </w:r>
                  <w:proofErr w:type="gramEnd"/>
                  <w:r w:rsidR="00084BB8">
                    <w:t>#</w:t>
                  </w:r>
                  <w:r>
                    <w:tab/>
                    <w:t xml:space="preserve">$a </w:t>
                  </w:r>
                  <w:smartTag w:uri="urn:schemas-microsoft-com:office:smarttags" w:element="place">
                    <w:smartTag w:uri="urn:schemas-microsoft-com:office:smarttags" w:element="City">
                      <w:r>
                        <w:t>Portland</w:t>
                      </w:r>
                    </w:smartTag>
                  </w:smartTag>
                  <w:r>
                    <w:t>, Or. : $b Fast Forward</w:t>
                  </w:r>
                </w:p>
                <w:p w:rsidR="00EC4D85" w:rsidRDefault="00EC4D85" w:rsidP="00084BB8">
                  <w:proofErr w:type="gramStart"/>
                  <w:r>
                    <w:t>362  1</w:t>
                  </w:r>
                  <w:proofErr w:type="gramEnd"/>
                  <w:r w:rsidR="00084BB8">
                    <w:t>#</w:t>
                  </w:r>
                  <w:r>
                    <w:tab/>
                    <w:t>$a Began in 1998?</w:t>
                  </w:r>
                </w:p>
                <w:p w:rsidR="00EC4D85" w:rsidDel="008425E6" w:rsidRDefault="00EC4D85" w:rsidP="00084BB8">
                  <w:pPr>
                    <w:rPr>
                      <w:del w:id="11" w:author="vbross" w:date="2011-06-03T17:34:00Z"/>
                    </w:rPr>
                  </w:pPr>
                  <w:del w:id="12" w:author="vbross" w:date="2011-06-03T17:34:00Z">
                    <w:r w:rsidDel="008425E6">
                      <w:delText xml:space="preserve">538  </w:delText>
                    </w:r>
                    <w:r w:rsidR="00084BB8" w:rsidDel="008425E6">
                      <w:delText>##</w:delText>
                    </w:r>
                    <w:r w:rsidDel="008425E6">
                      <w:tab/>
                      <w:delText>$a Mode of access: World Wide Web.</w:delText>
                    </w:r>
                  </w:del>
                </w:p>
                <w:p w:rsidR="00EC4D85" w:rsidRDefault="00EC4D85" w:rsidP="00084BB8">
                  <w:del w:id="13" w:author="vbross" w:date="2011-06-03T17:35:00Z">
                    <w:r w:rsidDel="008425E6">
                      <w:delText xml:space="preserve">500  </w:delText>
                    </w:r>
                  </w:del>
                  <w:proofErr w:type="gramStart"/>
                  <w:ins w:id="14" w:author="vbross" w:date="2011-06-03T17:35:00Z">
                    <w:r w:rsidR="008425E6">
                      <w:t>588</w:t>
                    </w:r>
                    <w:r w:rsidR="008425E6">
                      <w:t xml:space="preserve">  </w:t>
                    </w:r>
                  </w:ins>
                  <w:r w:rsidR="00084BB8">
                    <w:t>#</w:t>
                  </w:r>
                  <w:proofErr w:type="gramEnd"/>
                  <w:r w:rsidR="00084BB8">
                    <w:t>#</w:t>
                  </w:r>
                  <w:r>
                    <w:tab/>
                    <w:t>$a Title from home page based on version modified Mar. 30, 2001(viewed Apr. 19, 2003).</w:t>
                  </w:r>
                </w:p>
                <w:p w:rsidR="00EC4D85" w:rsidRDefault="00EC4D85" w:rsidP="00084BB8">
                  <w:pPr>
                    <w:pStyle w:val="BodyTextIndent"/>
                  </w:pPr>
                  <w:proofErr w:type="gramStart"/>
                  <w:r>
                    <w:t xml:space="preserve">500  </w:t>
                  </w:r>
                  <w:r w:rsidR="00084BB8">
                    <w:t>#</w:t>
                  </w:r>
                  <w:proofErr w:type="gramEnd"/>
                  <w:r w:rsidR="00084BB8">
                    <w:t>#</w:t>
                  </w:r>
                  <w:r>
                    <w:tab/>
                    <w:t>$a Updated version of Places U.S.A. software developed by Bert Sterling.</w:t>
                  </w:r>
                </w:p>
                <w:p w:rsidR="00EC4D85" w:rsidRDefault="00EC4D85" w:rsidP="00084BB8">
                  <w:proofErr w:type="gramStart"/>
                  <w:r>
                    <w:t xml:space="preserve">650   </w:t>
                  </w:r>
                  <w:r w:rsidR="00084BB8">
                    <w:t>#</w:t>
                  </w:r>
                  <w:r>
                    <w:t>0</w:t>
                  </w:r>
                  <w:r>
                    <w:tab/>
                    <w:t xml:space="preserve">$a Cities and towns $x Ratings $z </w:t>
                  </w:r>
                  <w:smartTag w:uri="urn:schemas-microsoft-com:office:smarttags" w:element="place">
                    <w:smartTag w:uri="urn:schemas-microsoft-com:office:smarttags" w:element="country-region">
                      <w:r>
                        <w:t>United States</w:t>
                      </w:r>
                    </w:smartTag>
                  </w:smartTag>
                  <w:r>
                    <w:t xml:space="preserve"> $v Databases.</w:t>
                  </w:r>
                  <w:proofErr w:type="gramEnd"/>
                </w:p>
                <w:p w:rsidR="00EC4D85" w:rsidRDefault="00084BB8" w:rsidP="00B27206">
                  <w:proofErr w:type="gramStart"/>
                  <w:r>
                    <w:t>651   #</w:t>
                  </w:r>
                  <w:r w:rsidR="00EC4D85">
                    <w:t>0</w:t>
                  </w:r>
                  <w:r w:rsidR="00EC4D85">
                    <w:tab/>
                    <w:t xml:space="preserve">$a Quality of life $z </w:t>
                  </w:r>
                  <w:smartTag w:uri="urn:schemas-microsoft-com:office:smarttags" w:element="place">
                    <w:smartTag w:uri="urn:schemas-microsoft-com:office:smarttags" w:element="country-region">
                      <w:r w:rsidR="00EC4D85">
                        <w:t>United States</w:t>
                      </w:r>
                    </w:smartTag>
                  </w:smartTag>
                  <w:r w:rsidR="00EC4D85">
                    <w:t xml:space="preserve"> $v Databases.</w:t>
                  </w:r>
                  <w:proofErr w:type="gramEnd"/>
                </w:p>
                <w:p w:rsidR="00EC4D85" w:rsidRDefault="00EC4D85" w:rsidP="00084BB8">
                  <w:proofErr w:type="gramStart"/>
                  <w:r>
                    <w:t>700  1</w:t>
                  </w:r>
                  <w:proofErr w:type="gramEnd"/>
                  <w:r w:rsidR="00084BB8">
                    <w:t>#</w:t>
                  </w:r>
                  <w:r>
                    <w:tab/>
                    <w:t xml:space="preserve">$a </w:t>
                  </w:r>
                  <w:proofErr w:type="spellStart"/>
                  <w:r>
                    <w:t>Sperling</w:t>
                  </w:r>
                  <w:proofErr w:type="spellEnd"/>
                  <w:r>
                    <w:t>, Bert.</w:t>
                  </w:r>
                </w:p>
                <w:p w:rsidR="00EC4D85" w:rsidRDefault="00084BB8" w:rsidP="00084BB8">
                  <w:proofErr w:type="gramStart"/>
                  <w:r>
                    <w:t>710  2</w:t>
                  </w:r>
                  <w:proofErr w:type="gramEnd"/>
                  <w:r>
                    <w:t>#</w:t>
                  </w:r>
                  <w:r w:rsidR="00EC4D85">
                    <w:t xml:space="preserve"> </w:t>
                  </w:r>
                  <w:r w:rsidR="00EC4D85">
                    <w:tab/>
                    <w:t>$a Fast Forward, Inc.</w:t>
                  </w:r>
                </w:p>
                <w:p w:rsidR="00EC4D85" w:rsidRPr="00002217" w:rsidRDefault="00EC4D85" w:rsidP="00B27206">
                  <w:pPr>
                    <w:rPr>
                      <w:lang w:val="pl-PL"/>
                    </w:rPr>
                  </w:pPr>
                  <w:r w:rsidRPr="00002217">
                    <w:rPr>
                      <w:lang w:val="pl-PL"/>
                    </w:rPr>
                    <w:t>856  40</w:t>
                  </w:r>
                  <w:r w:rsidRPr="00002217">
                    <w:rPr>
                      <w:lang w:val="pl-PL"/>
                    </w:rPr>
                    <w:tab/>
                    <w:t xml:space="preserve">$u </w:t>
                  </w:r>
                  <w:r>
                    <w:fldChar w:fldCharType="begin"/>
                  </w:r>
                  <w:r w:rsidRPr="00002217">
                    <w:rPr>
                      <w:lang w:val="pl-PL"/>
                    </w:rPr>
                    <w:instrText xml:space="preserve"> HYPERLINK "http://www.bestplaces.net" </w:instrText>
                  </w:r>
                  <w:r>
                    <w:fldChar w:fldCharType="separate"/>
                  </w:r>
                  <w:r w:rsidRPr="00002217">
                    <w:rPr>
                      <w:rStyle w:val="Hyperlink"/>
                      <w:lang w:val="pl-PL"/>
                    </w:rPr>
                    <w:t>http://www.bestplaces.net</w:t>
                  </w:r>
                  <w:r>
                    <w:fldChar w:fldCharType="end"/>
                  </w:r>
                  <w:r w:rsidRPr="00002217">
                    <w:rPr>
                      <w:lang w:val="pl-PL"/>
                    </w:rPr>
                    <w:t xml:space="preserve"> </w:t>
                  </w:r>
                </w:p>
                <w:p w:rsidR="00EC4D85" w:rsidRPr="00002217" w:rsidRDefault="00EC4D85" w:rsidP="00B27206">
                  <w:pPr>
                    <w:rPr>
                      <w:lang w:val="pl-PL"/>
                    </w:rPr>
                  </w:pPr>
                </w:p>
              </w:txbxContent>
            </v:textbox>
          </v:shape>
        </w:pict>
      </w: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B27206">
      <w:pPr>
        <w:rPr>
          <w:b/>
          <w:bCs/>
        </w:rPr>
      </w:pPr>
    </w:p>
    <w:p w:rsidR="00B27206" w:rsidRDefault="00B27206" w:rsidP="00AB5BA9">
      <w:pPr>
        <w:pStyle w:val="Heading2"/>
      </w:pPr>
      <w:r>
        <w:t xml:space="preserve">Comments: </w:t>
      </w:r>
    </w:p>
    <w:p w:rsidR="00B27206" w:rsidRDefault="00B27206" w:rsidP="00B27206">
      <w:pPr>
        <w:rPr>
          <w:b/>
          <w:bCs/>
          <w:color w:val="FF0000"/>
        </w:rPr>
      </w:pPr>
    </w:p>
    <w:p w:rsidR="00B27206" w:rsidRDefault="00B27206" w:rsidP="00B27206">
      <w:r>
        <w:t xml:space="preserve">Because there are specific data elements within this site that can be specified and searched, it appears that the content is primarily </w:t>
      </w:r>
      <w:proofErr w:type="spellStart"/>
      <w:r>
        <w:t>manipulable</w:t>
      </w:r>
      <w:proofErr w:type="spellEnd"/>
      <w:r>
        <w:t xml:space="preserve"> numeric data (Leader/06 value “m”).  </w:t>
      </w:r>
      <w:proofErr w:type="gramStart"/>
      <w:r>
        <w:t>An</w:t>
      </w:r>
      <w:proofErr w:type="gramEnd"/>
      <w:r>
        <w:t xml:space="preserve"> 006 is added for the continuing aspects of the integrating resource.  If the decision had been that the content is primarily textual, the Leader/06 value would have been “a;” in that case, two 006’s would have been needed, one for the electronic aspects and one for the integrating/continuing aspects.  In case of doubt, use value “m.”  In either case, the $v Databases can be used with the subject headings.</w:t>
      </w:r>
    </w:p>
    <w:p w:rsidR="00B27206" w:rsidRDefault="00B27206" w:rsidP="00B27206"/>
    <w:p w:rsidR="00B27206" w:rsidRDefault="00B27206" w:rsidP="00B27206">
      <w:proofErr w:type="spellStart"/>
      <w:r>
        <w:t>Sperling’s</w:t>
      </w:r>
      <w:proofErr w:type="spellEnd"/>
      <w:r>
        <w:t xml:space="preserve"> name is clearly associated with the site.  However, when the “Inside story” page on the site is checked, he is described as the “driving force;” the site is said to be produced by a “small group of experts” (i.e., the staff of Fast Forward).  Therefore, title main entry was </w:t>
      </w:r>
      <w:r>
        <w:lastRenderedPageBreak/>
        <w:t xml:space="preserve">selected, and added entries are made for </w:t>
      </w:r>
      <w:proofErr w:type="spellStart"/>
      <w:r>
        <w:t>Sperling</w:t>
      </w:r>
      <w:proofErr w:type="spellEnd"/>
      <w:r>
        <w:t xml:space="preserve"> and for Fast Forward, Inc.  This site has only been viewed once, so no changes are yet needed on the record. </w:t>
      </w:r>
    </w:p>
    <w:p w:rsidR="00B27206" w:rsidRDefault="00B27206" w:rsidP="00B27206">
      <w:pPr>
        <w:rPr>
          <w:b/>
          <w:bCs/>
        </w:rPr>
      </w:pPr>
      <w:r>
        <w:br w:type="page"/>
      </w:r>
    </w:p>
    <w:p w:rsidR="00B27206" w:rsidRDefault="00B27206" w:rsidP="00AB5BA9">
      <w:pPr>
        <w:pStyle w:val="Heading2"/>
      </w:pPr>
      <w:r w:rsidRPr="005A5F40">
        <w:t>Figure 2:</w:t>
      </w:r>
      <w:r>
        <w:rPr>
          <w:b/>
          <w:bCs/>
        </w:rPr>
        <w:t xml:space="preserve"> </w:t>
      </w:r>
      <w:r>
        <w:t>Online integrating resource 2-initial viewing (Feb. 2, 1999)</w:t>
      </w:r>
    </w:p>
    <w:p w:rsidR="00B27206" w:rsidRDefault="006D6DA8" w:rsidP="00B27206">
      <w:r>
        <w:object w:dxaOrig="9586" w:dyaOrig="7351">
          <v:shape id="_x0000_i1054" type="#_x0000_t75" alt="Web snapshot Africana.com" style="width:468pt;height:358.5pt" o:ole="">
            <v:imagedata r:id="rId9" o:title=""/>
          </v:shape>
          <o:OLEObject Type="Embed" ProgID="MSPhotoEd.3" ShapeID="_x0000_i1054" DrawAspect="Content" ObjectID="_1368629417" r:id="rId10"/>
        </w:object>
      </w:r>
    </w:p>
    <w:p w:rsidR="00B27206" w:rsidRDefault="00B27206" w:rsidP="00B27206">
      <w:r>
        <w:br w:type="page"/>
      </w:r>
    </w:p>
    <w:p w:rsidR="00B27206" w:rsidRDefault="00B27206" w:rsidP="00AB5BA9">
      <w:pPr>
        <w:pStyle w:val="Heading2"/>
      </w:pPr>
      <w:r>
        <w:t>Bibliographic record created for Figure 2</w:t>
      </w:r>
    </w:p>
    <w:p w:rsidR="00B27206" w:rsidRDefault="00B27206" w:rsidP="00B27206">
      <w:pPr>
        <w:tabs>
          <w:tab w:val="left" w:pos="-720"/>
        </w:tabs>
        <w:suppressAutoHyphens/>
      </w:pPr>
      <w:r>
        <w:rPr>
          <w:noProof/>
          <w:sz w:val="20"/>
        </w:rPr>
        <w:pict>
          <v:shape id="_x0000_s1271" type="#_x0000_t202" style="position:absolute;margin-left:-9pt;margin-top:10.2pt;width:495pt;height:369pt;z-index:251687936">
            <v:textbox style="mso-next-textbox:#_x0000_s1271">
              <w:txbxContent>
                <w:p w:rsidR="00EC4D85" w:rsidRDefault="00EC4D85" w:rsidP="00B27206">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B27206">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 xml:space="preserve">■ </w:t>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xxu</w:t>
                  </w:r>
                  <w:proofErr w:type="spellEnd"/>
                  <w:r>
                    <w:rPr>
                      <w:color w:val="000000"/>
                      <w:szCs w:val="48"/>
                    </w:rPr>
                    <w:t xml:space="preserve"> </w:t>
                  </w:r>
                </w:p>
                <w:p w:rsidR="00EC4D85" w:rsidRDefault="00EC4D85" w:rsidP="00B27206">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B27206">
                  <w:pPr>
                    <w:autoSpaceDE w:val="0"/>
                    <w:autoSpaceDN w:val="0"/>
                    <w:adjustRightInd w:val="0"/>
                    <w:rPr>
                      <w:color w:val="000000"/>
                      <w:szCs w:val="48"/>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1999</w:t>
                  </w:r>
                  <w:proofErr w:type="gramStart"/>
                  <w:r>
                    <w:rPr>
                      <w:color w:val="000000"/>
                      <w:szCs w:val="48"/>
                    </w:rPr>
                    <w:t>,9999</w:t>
                  </w:r>
                  <w:proofErr w:type="gramEnd"/>
                </w:p>
                <w:p w:rsidR="00EC4D85" w:rsidRDefault="00EC4D85" w:rsidP="00B27206">
                  <w:pPr>
                    <w:pStyle w:val="Header"/>
                    <w:tabs>
                      <w:tab w:val="clear" w:pos="4320"/>
                      <w:tab w:val="clear" w:pos="8640"/>
                      <w:tab w:val="left" w:pos="-720"/>
                    </w:tabs>
                    <w:suppressAutoHyphens/>
                  </w:pPr>
                </w:p>
                <w:p w:rsidR="00EC4D85" w:rsidRDefault="00EC4D85" w:rsidP="00B27206">
                  <w:pPr>
                    <w:tabs>
                      <w:tab w:val="left" w:pos="-720"/>
                    </w:tabs>
                    <w:suppressAutoHyphens/>
                  </w:pPr>
                </w:p>
                <w:p w:rsidR="00EC4D85" w:rsidRDefault="00EC4D85" w:rsidP="00B27206"/>
                <w:p w:rsidR="00EC4D85" w:rsidRDefault="00EC4D85" w:rsidP="00B27206">
                  <w:r>
                    <w:t>006</w:t>
                  </w:r>
                  <w:r>
                    <w:tab/>
                  </w:r>
                  <w:r>
                    <w:tab/>
                    <w:t>Type: m</w:t>
                  </w:r>
                  <w:r>
                    <w:tab/>
                  </w:r>
                  <w:proofErr w:type="spellStart"/>
                  <w:r>
                    <w:t>Audn</w:t>
                  </w:r>
                  <w:proofErr w:type="spellEnd"/>
                  <w:r>
                    <w:t>:</w:t>
                  </w:r>
                  <w:r>
                    <w:tab/>
                  </w:r>
                  <w:r>
                    <w:tab/>
                    <w:t>File:</w:t>
                  </w:r>
                  <w:r>
                    <w:tab/>
                    <w:t>d</w:t>
                  </w:r>
                  <w:r>
                    <w:tab/>
                  </w:r>
                  <w:proofErr w:type="spellStart"/>
                  <w:r>
                    <w:t>GPub</w:t>
                  </w:r>
                  <w:proofErr w:type="spellEnd"/>
                  <w:r>
                    <w:t xml:space="preserve">: </w:t>
                  </w:r>
                </w:p>
                <w:p w:rsidR="00EC4D85" w:rsidRDefault="00EC4D85" w:rsidP="00DA03DC">
                  <w:pPr>
                    <w:rPr>
                      <w:ins w:id="15" w:author="vbross" w:date="2011-06-03T17:49:00Z"/>
                      <w:lang w:val="pt-BR"/>
                    </w:rPr>
                  </w:pPr>
                  <w:r w:rsidRPr="00DA03DC">
                    <w:rPr>
                      <w:lang w:val="pt-BR"/>
                    </w:rPr>
                    <w:t xml:space="preserve">007   </w:t>
                  </w:r>
                  <w:r w:rsidR="00DA03DC" w:rsidRPr="00DA03DC">
                    <w:rPr>
                      <w:lang w:val="pt-BR"/>
                    </w:rPr>
                    <w:t>##</w:t>
                  </w:r>
                  <w:r w:rsidRPr="00DA03DC">
                    <w:rPr>
                      <w:lang w:val="pt-BR"/>
                    </w:rPr>
                    <w:tab/>
                    <w:t>$a c $b r $d m $e n</w:t>
                  </w:r>
                </w:p>
                <w:p w:rsidR="00923E0E" w:rsidRPr="00DA03DC" w:rsidRDefault="00923E0E" w:rsidP="00DA03DC">
                  <w:pPr>
                    <w:rPr>
                      <w:lang w:val="pt-BR"/>
                    </w:rPr>
                  </w:pPr>
                  <w:ins w:id="16" w:author="vbross" w:date="2011-06-03T17:49:00Z">
                    <w:r>
                      <w:rPr>
                        <w:lang w:val="pt-BR"/>
                      </w:rPr>
                      <w:t>010  ##            $a 20071234567</w:t>
                    </w:r>
                  </w:ins>
                </w:p>
                <w:p w:rsidR="00EC4D85" w:rsidRDefault="00EC4D85" w:rsidP="00DA03DC">
                  <w:pPr>
                    <w:rPr>
                      <w:ins w:id="17" w:author="vbross" w:date="2011-06-03T17:50:00Z"/>
                      <w:lang w:val="pt-BR"/>
                    </w:rPr>
                  </w:pPr>
                  <w:r w:rsidRPr="00DA03DC">
                    <w:rPr>
                      <w:lang w:val="pt-BR"/>
                    </w:rPr>
                    <w:t xml:space="preserve">040   </w:t>
                  </w:r>
                  <w:r w:rsidR="00DA03DC" w:rsidRPr="00DA03DC">
                    <w:rPr>
                      <w:lang w:val="pt-BR"/>
                    </w:rPr>
                    <w:t>##</w:t>
                  </w:r>
                  <w:r w:rsidRPr="00DA03DC">
                    <w:rPr>
                      <w:lang w:val="pt-BR"/>
                    </w:rPr>
                    <w:tab/>
                    <w:t>$a XXX $c XXX</w:t>
                  </w:r>
                </w:p>
                <w:p w:rsidR="00923E0E" w:rsidRPr="00DA03DC" w:rsidRDefault="00923E0E" w:rsidP="00DA03DC">
                  <w:pPr>
                    <w:rPr>
                      <w:lang w:val="pt-BR"/>
                    </w:rPr>
                  </w:pPr>
                  <w:ins w:id="18" w:author="vbross" w:date="2011-06-03T17:50:00Z">
                    <w:r>
                      <w:rPr>
                        <w:lang w:val="pt-BR"/>
                      </w:rPr>
                      <w:t>042  ##            $a pcc</w:t>
                    </w:r>
                  </w:ins>
                </w:p>
                <w:p w:rsidR="00EC4D85" w:rsidRDefault="00EC4D85" w:rsidP="00084BB8">
                  <w:r>
                    <w:t xml:space="preserve">050   </w:t>
                  </w:r>
                  <w:r w:rsidR="00084BB8">
                    <w:t>#</w:t>
                  </w:r>
                  <w:r>
                    <w:t>4</w:t>
                  </w:r>
                  <w:r>
                    <w:tab/>
                    <w:t>$a E185</w:t>
                  </w:r>
                </w:p>
                <w:p w:rsidR="00EC4D85" w:rsidRDefault="00EC4D85" w:rsidP="00B27206">
                  <w:pPr>
                    <w:ind w:left="1440" w:hanging="1440"/>
                  </w:pPr>
                  <w:proofErr w:type="gramStart"/>
                  <w:r>
                    <w:t>245  00</w:t>
                  </w:r>
                  <w:proofErr w:type="gramEnd"/>
                  <w:r>
                    <w:tab/>
                    <w:t>$a Africana.com $h [electronic resource] : $b the Black lane on the information highway.</w:t>
                  </w:r>
                </w:p>
                <w:p w:rsidR="00EC4D85" w:rsidRDefault="00EC4D85" w:rsidP="00923E0E">
                  <w:pPr>
                    <w:ind w:left="1440" w:hanging="1440"/>
                  </w:pPr>
                  <w:proofErr w:type="gramStart"/>
                  <w:r>
                    <w:t xml:space="preserve">246  </w:t>
                  </w:r>
                  <w:proofErr w:type="gramEnd"/>
                  <w:del w:id="19" w:author="vbross" w:date="2011-06-03T17:50:00Z">
                    <w:r w:rsidDel="00923E0E">
                      <w:delText>30</w:delText>
                    </w:r>
                  </w:del>
                  <w:ins w:id="20" w:author="vbross" w:date="2011-06-03T17:50:00Z">
                    <w:r w:rsidR="00923E0E">
                      <w:t>1#</w:t>
                    </w:r>
                  </w:ins>
                  <w:r>
                    <w:tab/>
                    <w:t>$a Black lane on the information highway</w:t>
                  </w:r>
                </w:p>
                <w:p w:rsidR="00EC4D85" w:rsidRDefault="00EC4D85" w:rsidP="00923E0E">
                  <w:proofErr w:type="gramStart"/>
                  <w:r>
                    <w:t xml:space="preserve">260  </w:t>
                  </w:r>
                  <w:proofErr w:type="gramEnd"/>
                  <w:del w:id="21" w:author="vbross" w:date="2011-06-03T17:50:00Z">
                    <w:r w:rsidR="000A519A" w:rsidDel="00923E0E">
                      <w:delText>3</w:delText>
                    </w:r>
                  </w:del>
                  <w:ins w:id="22" w:author="vbross" w:date="2011-06-03T17:50:00Z">
                    <w:r w:rsidR="00923E0E">
                      <w:t>1</w:t>
                    </w:r>
                  </w:ins>
                  <w:r w:rsidR="00084BB8">
                    <w:t>#</w:t>
                  </w:r>
                  <w:r>
                    <w:tab/>
                    <w:t>$a [United States] : $b Africana.com</w:t>
                  </w:r>
                </w:p>
                <w:p w:rsidR="00EC4D85" w:rsidDel="00923E0E" w:rsidRDefault="00EC4D85" w:rsidP="00084BB8">
                  <w:pPr>
                    <w:rPr>
                      <w:del w:id="23" w:author="vbross" w:date="2011-06-03T17:50:00Z"/>
                    </w:rPr>
                  </w:pPr>
                  <w:del w:id="24" w:author="vbross" w:date="2011-06-03T17:50:00Z">
                    <w:r w:rsidDel="00923E0E">
                      <w:delText xml:space="preserve">538  </w:delText>
                    </w:r>
                    <w:r w:rsidR="00084BB8" w:rsidDel="00923E0E">
                      <w:delText>##</w:delText>
                    </w:r>
                    <w:r w:rsidDel="00923E0E">
                      <w:tab/>
                      <w:delText>$a Mode of access: World Wide Web.</w:delText>
                    </w:r>
                  </w:del>
                </w:p>
                <w:p w:rsidR="00EC4D85" w:rsidRDefault="00EC4D85" w:rsidP="00084BB8">
                  <w:del w:id="25" w:author="vbross" w:date="2011-06-03T17:50:00Z">
                    <w:r w:rsidDel="00923E0E">
                      <w:delText xml:space="preserve">500  </w:delText>
                    </w:r>
                  </w:del>
                  <w:proofErr w:type="gramStart"/>
                  <w:ins w:id="26" w:author="vbross" w:date="2011-06-03T17:50:00Z">
                    <w:r w:rsidR="00923E0E">
                      <w:t>588</w:t>
                    </w:r>
                    <w:r w:rsidR="00923E0E">
                      <w:t xml:space="preserve">  </w:t>
                    </w:r>
                  </w:ins>
                  <w:r w:rsidR="00084BB8">
                    <w:t>#</w:t>
                  </w:r>
                  <w:proofErr w:type="gramEnd"/>
                  <w:r w:rsidR="00084BB8">
                    <w:t>#</w:t>
                  </w:r>
                  <w:r>
                    <w:tab/>
                    <w:t>$a Title from home page (viewed Feb. 2, 1999).</w:t>
                  </w:r>
                </w:p>
                <w:p w:rsidR="00EC4D85" w:rsidRDefault="00EC4D85" w:rsidP="00084BB8">
                  <w:pPr>
                    <w:ind w:left="1440" w:hanging="1440"/>
                  </w:pPr>
                  <w:proofErr w:type="gramStart"/>
                  <w:r>
                    <w:t xml:space="preserve">520  </w:t>
                  </w:r>
                  <w:r w:rsidR="00084BB8">
                    <w:t>#</w:t>
                  </w:r>
                  <w:proofErr w:type="gramEnd"/>
                  <w:r w:rsidR="00084BB8">
                    <w:t>#</w:t>
                  </w:r>
                  <w:r>
                    <w:tab/>
                    <w:t xml:space="preserve">$a Electronic collection of knowledge about the geography, history, and culture of </w:t>
                  </w:r>
                  <w:smartTag w:uri="urn:schemas-microsoft-com:office:smarttags" w:element="place">
                    <w:r>
                      <w:t>Africa</w:t>
                    </w:r>
                  </w:smartTag>
                  <w:r>
                    <w:t xml:space="preserve"> and people of African descent.</w:t>
                  </w:r>
                </w:p>
                <w:p w:rsidR="00EC4D85" w:rsidRDefault="00EC4D85" w:rsidP="00084BB8">
                  <w:r>
                    <w:t xml:space="preserve">650   </w:t>
                  </w:r>
                  <w:r w:rsidR="00084BB8">
                    <w:t>#</w:t>
                  </w:r>
                  <w:r>
                    <w:t>0</w:t>
                  </w:r>
                  <w:r>
                    <w:tab/>
                    <w:t>$</w:t>
                  </w:r>
                  <w:proofErr w:type="gramStart"/>
                  <w:r>
                    <w:t>a</w:t>
                  </w:r>
                  <w:proofErr w:type="gramEnd"/>
                  <w:r>
                    <w:t xml:space="preserve"> African Americans.</w:t>
                  </w:r>
                </w:p>
                <w:p w:rsidR="00EC4D85" w:rsidRDefault="00EC4D85" w:rsidP="00084BB8">
                  <w:proofErr w:type="gramStart"/>
                  <w:r>
                    <w:t xml:space="preserve">651   </w:t>
                  </w:r>
                  <w:r w:rsidR="00084BB8">
                    <w:t>#</w:t>
                  </w:r>
                  <w:r>
                    <w:t>0</w:t>
                  </w:r>
                  <w:r>
                    <w:tab/>
                    <w:t xml:space="preserve">$a </w:t>
                  </w:r>
                  <w:smartTag w:uri="urn:schemas-microsoft-com:office:smarttags" w:element="place">
                    <w:smartTag w:uri="urn:schemas-microsoft-com:office:smarttags" w:element="country-region">
                      <w:r>
                        <w:t>United States</w:t>
                      </w:r>
                    </w:smartTag>
                  </w:smartTag>
                  <w:r>
                    <w:t xml:space="preserve"> $x Civilization $x African American influences.</w:t>
                  </w:r>
                  <w:proofErr w:type="gramEnd"/>
                </w:p>
                <w:p w:rsidR="00EC4D85" w:rsidRDefault="00EC4D85" w:rsidP="00084BB8">
                  <w:r>
                    <w:t>710   2</w:t>
                  </w:r>
                  <w:r w:rsidR="00084BB8">
                    <w:t>#</w:t>
                  </w:r>
                  <w:r>
                    <w:t xml:space="preserve"> </w:t>
                  </w:r>
                  <w:r>
                    <w:tab/>
                    <w:t xml:space="preserve">$a </w:t>
                  </w:r>
                  <w:proofErr w:type="gramStart"/>
                  <w:r>
                    <w:t>Africana.com  Inc</w:t>
                  </w:r>
                  <w:proofErr w:type="gramEnd"/>
                  <w:r>
                    <w:t>.</w:t>
                  </w:r>
                </w:p>
                <w:p w:rsidR="00EC4D85" w:rsidRDefault="00EC4D85" w:rsidP="00B27206">
                  <w:r>
                    <w:t>856   40</w:t>
                  </w:r>
                  <w:r>
                    <w:tab/>
                    <w:t>$u http://www.africana.com</w:t>
                  </w:r>
                </w:p>
                <w:p w:rsidR="00EC4D85" w:rsidRDefault="00EC4D85" w:rsidP="00B27206"/>
              </w:txbxContent>
            </v:textbox>
          </v:shape>
        </w:pict>
      </w: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Pr>
        <w:rPr>
          <w:b/>
          <w:bCs/>
        </w:rPr>
      </w:pPr>
    </w:p>
    <w:p w:rsidR="00B27206" w:rsidRDefault="00B27206" w:rsidP="00B27206">
      <w:pPr>
        <w:rPr>
          <w:b/>
          <w:bCs/>
        </w:rPr>
      </w:pPr>
    </w:p>
    <w:p w:rsidR="00B27206" w:rsidRDefault="00B27206" w:rsidP="00AB5BA9">
      <w:pPr>
        <w:pStyle w:val="Heading2"/>
      </w:pPr>
      <w:r>
        <w:t>Comments:</w:t>
      </w:r>
    </w:p>
    <w:p w:rsidR="00B27206" w:rsidRDefault="00B27206" w:rsidP="00B27206"/>
    <w:p w:rsidR="00B27206" w:rsidRDefault="00B27206" w:rsidP="00B27206">
      <w:r>
        <w:t xml:space="preserve">Proper choice of Leader 06 (Record type) is a judgment issue.  There are links to interactive maps, and audio and video material, but the primary content appears to be textual (language material).  Thus the language material </w:t>
      </w:r>
      <w:proofErr w:type="spellStart"/>
      <w:r>
        <w:t>workform</w:t>
      </w:r>
      <w:proofErr w:type="spellEnd"/>
      <w:r>
        <w:t xml:space="preserve"> was selected, bibliographic level “</w:t>
      </w:r>
      <w:proofErr w:type="spellStart"/>
      <w:r>
        <w:t>i</w:t>
      </w:r>
      <w:proofErr w:type="spellEnd"/>
      <w:r>
        <w:t>” and one 006 added to convey the electronic aspects.</w:t>
      </w:r>
    </w:p>
    <w:p w:rsidR="00B27206" w:rsidRDefault="00B27206" w:rsidP="00AB5BA9">
      <w:pPr>
        <w:pStyle w:val="Heading2"/>
        <w:rPr>
          <w:b/>
          <w:bCs/>
        </w:rPr>
      </w:pPr>
      <w:r>
        <w:br w:type="page"/>
      </w:r>
      <w:r w:rsidRPr="005A5F40">
        <w:lastRenderedPageBreak/>
        <w:t>Figure 3:</w:t>
      </w:r>
      <w:r>
        <w:rPr>
          <w:b/>
          <w:bCs/>
        </w:rPr>
        <w:t xml:space="preserve"> </w:t>
      </w:r>
      <w:r>
        <w:t>Online integrating resource 2-- second viewing (Aug. 15, 2002)</w:t>
      </w:r>
      <w:r>
        <w:rPr>
          <w:b/>
          <w:bCs/>
        </w:rPr>
        <w:tab/>
      </w:r>
      <w:r>
        <w:rPr>
          <w:b/>
          <w:bCs/>
        </w:rPr>
        <w:tab/>
      </w:r>
    </w:p>
    <w:p w:rsidR="00B27206" w:rsidRDefault="006D6DA8" w:rsidP="00B27206">
      <w:r>
        <w:object w:dxaOrig="9586" w:dyaOrig="7139">
          <v:shape id="_x0000_i1055" type="#_x0000_t75" alt="Web snapshot Africana.com, shows changes reflected in changes to the record" style="width:468pt;height:348.75pt" o:ole="">
            <v:imagedata r:id="rId11" o:title=""/>
          </v:shape>
          <o:OLEObject Type="Embed" ProgID="MSPhotoEd.3" ShapeID="_x0000_i1055" DrawAspect="Content" ObjectID="_1368629418" r:id="rId12"/>
        </w:object>
      </w:r>
    </w:p>
    <w:p w:rsidR="00B27206" w:rsidRDefault="00B27206" w:rsidP="00AB5BA9">
      <w:pPr>
        <w:pStyle w:val="Heading2"/>
      </w:pPr>
      <w:r>
        <w:br w:type="page"/>
      </w:r>
      <w:r>
        <w:lastRenderedPageBreak/>
        <w:t>Bibliographic record updated to reflect Figure 3</w:t>
      </w:r>
    </w:p>
    <w:p w:rsidR="00B27206" w:rsidRDefault="00B27206" w:rsidP="00B27206">
      <w:pPr>
        <w:rPr>
          <w:b/>
          <w:bCs/>
          <w:bdr w:val="single" w:sz="4" w:space="0" w:color="auto"/>
        </w:rPr>
      </w:pPr>
    </w:p>
    <w:p w:rsidR="00B27206" w:rsidRDefault="00B27206" w:rsidP="00B27206">
      <w:r>
        <w:rPr>
          <w:b/>
          <w:bCs/>
          <w:noProof/>
          <w:sz w:val="20"/>
        </w:rPr>
        <w:pict>
          <v:shape id="_x0000_s1275" type="#_x0000_t202" style="position:absolute;margin-left:-9pt;margin-top:5.4pt;width:7in;height:405pt;z-index:251692032">
            <v:textbox style="mso-next-textbox:#_x0000_s1275">
              <w:txbxContent>
                <w:p w:rsidR="00EC4D85" w:rsidRDefault="00EC4D85" w:rsidP="00B27206">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B27206">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 xml:space="preserve">■ </w:t>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xxu</w:t>
                  </w:r>
                  <w:proofErr w:type="spellEnd"/>
                  <w:r>
                    <w:rPr>
                      <w:color w:val="000000"/>
                      <w:szCs w:val="48"/>
                    </w:rPr>
                    <w:t xml:space="preserve"> </w:t>
                  </w:r>
                </w:p>
                <w:p w:rsidR="00EC4D85" w:rsidRDefault="00EC4D85" w:rsidP="00B27206">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B27206">
                  <w:pPr>
                    <w:autoSpaceDE w:val="0"/>
                    <w:autoSpaceDN w:val="0"/>
                    <w:adjustRightInd w:val="0"/>
                    <w:rPr>
                      <w:color w:val="000000"/>
                      <w:szCs w:val="48"/>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1999</w:t>
                  </w:r>
                  <w:proofErr w:type="gramStart"/>
                  <w:r>
                    <w:rPr>
                      <w:color w:val="000000"/>
                      <w:szCs w:val="48"/>
                    </w:rPr>
                    <w:t>,9999</w:t>
                  </w:r>
                  <w:proofErr w:type="gramEnd"/>
                </w:p>
                <w:p w:rsidR="00EC4D85" w:rsidRDefault="00EC4D85" w:rsidP="00B27206"/>
                <w:p w:rsidR="00EC4D85" w:rsidRDefault="00EC4D85" w:rsidP="00B27206">
                  <w:r>
                    <w:t>006</w:t>
                  </w:r>
                  <w:r>
                    <w:tab/>
                  </w:r>
                  <w:r>
                    <w:tab/>
                    <w:t>Type: m</w:t>
                  </w:r>
                  <w:r>
                    <w:tab/>
                  </w:r>
                  <w:proofErr w:type="spellStart"/>
                  <w:r>
                    <w:t>Audn</w:t>
                  </w:r>
                  <w:proofErr w:type="spellEnd"/>
                  <w:r>
                    <w:t>:</w:t>
                  </w:r>
                  <w:r>
                    <w:tab/>
                  </w:r>
                  <w:r>
                    <w:tab/>
                    <w:t>File:</w:t>
                  </w:r>
                  <w:r>
                    <w:tab/>
                    <w:t>d</w:t>
                  </w:r>
                  <w:r>
                    <w:tab/>
                  </w:r>
                  <w:proofErr w:type="spellStart"/>
                  <w:r>
                    <w:t>GPub</w:t>
                  </w:r>
                  <w:proofErr w:type="spellEnd"/>
                  <w:r>
                    <w:t>:</w:t>
                  </w:r>
                </w:p>
                <w:p w:rsidR="00EC4D85" w:rsidRDefault="00EC4D85" w:rsidP="00B27206"/>
                <w:p w:rsidR="00EC4D85" w:rsidRPr="00DA03DC" w:rsidRDefault="00EC4D85" w:rsidP="00DA03DC">
                  <w:pPr>
                    <w:rPr>
                      <w:lang w:val="pt-BR"/>
                    </w:rPr>
                  </w:pPr>
                  <w:r w:rsidRPr="00DA03DC">
                    <w:rPr>
                      <w:lang w:val="pt-BR"/>
                    </w:rPr>
                    <w:t xml:space="preserve">007  </w:t>
                  </w:r>
                  <w:r w:rsidR="00DA03DC" w:rsidRPr="00DA03DC">
                    <w:rPr>
                      <w:lang w:val="pt-BR"/>
                    </w:rPr>
                    <w:t>##</w:t>
                  </w:r>
                  <w:r w:rsidRPr="00DA03DC">
                    <w:rPr>
                      <w:lang w:val="pt-BR"/>
                    </w:rPr>
                    <w:tab/>
                    <w:t>$a c $b r $d m $e n</w:t>
                  </w:r>
                </w:p>
                <w:p w:rsidR="00EC4D85" w:rsidRPr="00DA03DC" w:rsidRDefault="00EC4D85" w:rsidP="00DA03DC">
                  <w:pPr>
                    <w:rPr>
                      <w:lang w:val="pt-BR"/>
                    </w:rPr>
                  </w:pPr>
                  <w:r w:rsidRPr="00DA03DC">
                    <w:rPr>
                      <w:lang w:val="pt-BR"/>
                    </w:rPr>
                    <w:t xml:space="preserve">040  </w:t>
                  </w:r>
                  <w:r w:rsidR="00DA03DC" w:rsidRPr="00DA03DC">
                    <w:rPr>
                      <w:lang w:val="pt-BR"/>
                    </w:rPr>
                    <w:t>##</w:t>
                  </w:r>
                  <w:r w:rsidRPr="00DA03DC">
                    <w:rPr>
                      <w:lang w:val="pt-BR"/>
                    </w:rPr>
                    <w:tab/>
                    <w:t>$a XXX $c XXX $d XXX</w:t>
                  </w:r>
                </w:p>
                <w:p w:rsidR="00923E0E" w:rsidRDefault="00923E0E" w:rsidP="00DA03DC">
                  <w:pPr>
                    <w:rPr>
                      <w:ins w:id="27" w:author="vbross" w:date="2011-06-03T17:51:00Z"/>
                    </w:rPr>
                  </w:pPr>
                  <w:proofErr w:type="gramStart"/>
                  <w:ins w:id="28" w:author="vbross" w:date="2011-06-03T17:51:00Z">
                    <w:r>
                      <w:t>010  #</w:t>
                    </w:r>
                    <w:proofErr w:type="gramEnd"/>
                    <w:r>
                      <w:t>#            $a 20071234567</w:t>
                    </w:r>
                  </w:ins>
                </w:p>
                <w:p w:rsidR="00923E0E" w:rsidRDefault="00923E0E" w:rsidP="00DA03DC">
                  <w:pPr>
                    <w:rPr>
                      <w:ins w:id="29" w:author="vbross" w:date="2011-06-03T17:51:00Z"/>
                    </w:rPr>
                  </w:pPr>
                  <w:ins w:id="30" w:author="vbross" w:date="2011-06-03T17:51:00Z">
                    <w:r>
                      <w:t xml:space="preserve">042 ## </w:t>
                    </w:r>
                  </w:ins>
                </w:p>
                <w:p w:rsidR="00EC4D85" w:rsidRPr="00805E65" w:rsidRDefault="00EC4D85" w:rsidP="00DA03DC">
                  <w:pPr>
                    <w:rPr>
                      <w:color w:val="000000"/>
                    </w:rPr>
                  </w:pPr>
                  <w:r>
                    <w:t xml:space="preserve">050   </w:t>
                  </w:r>
                  <w:r w:rsidR="00DA03DC">
                    <w:t>#</w:t>
                  </w:r>
                  <w:r>
                    <w:t>4</w:t>
                  </w:r>
                  <w:r>
                    <w:tab/>
                    <w:t>E185</w:t>
                  </w:r>
                </w:p>
                <w:p w:rsidR="00EC4D85" w:rsidRPr="00805E65" w:rsidRDefault="00EC4D85" w:rsidP="00B27206">
                  <w:pPr>
                    <w:ind w:left="1440" w:hanging="1440"/>
                    <w:rPr>
                      <w:color w:val="000000"/>
                    </w:rPr>
                  </w:pPr>
                  <w:proofErr w:type="gramStart"/>
                  <w:r w:rsidRPr="00805E65">
                    <w:rPr>
                      <w:color w:val="000000"/>
                    </w:rPr>
                    <w:t>245  00</w:t>
                  </w:r>
                  <w:proofErr w:type="gramEnd"/>
                  <w:r w:rsidRPr="00805E65">
                    <w:rPr>
                      <w:color w:val="000000"/>
                    </w:rPr>
                    <w:tab/>
                    <w:t xml:space="preserve">Africana.com $h [electronic resource] : $b </w:t>
                  </w:r>
                  <w:r w:rsidRPr="00805E65">
                    <w:rPr>
                      <w:b/>
                      <w:bCs/>
                      <w:color w:val="000000"/>
                    </w:rPr>
                    <w:t>the gateway to the Black world</w:t>
                  </w:r>
                  <w:r w:rsidRPr="00805E65">
                    <w:rPr>
                      <w:color w:val="000000"/>
                    </w:rPr>
                    <w:t>.</w:t>
                  </w:r>
                </w:p>
                <w:p w:rsidR="00EC4D85" w:rsidRPr="00805E65" w:rsidRDefault="00EC4D85" w:rsidP="00DA03DC">
                  <w:pPr>
                    <w:rPr>
                      <w:b/>
                      <w:bCs/>
                      <w:color w:val="000000"/>
                    </w:rPr>
                  </w:pPr>
                  <w:proofErr w:type="gramStart"/>
                  <w:r w:rsidRPr="00805E65">
                    <w:rPr>
                      <w:b/>
                      <w:bCs/>
                      <w:color w:val="000000"/>
                    </w:rPr>
                    <w:t xml:space="preserve">246  </w:t>
                  </w:r>
                  <w:r w:rsidRPr="00805E65">
                    <w:rPr>
                      <w:color w:val="000000"/>
                    </w:rPr>
                    <w:t>1</w:t>
                  </w:r>
                  <w:proofErr w:type="gramEnd"/>
                  <w:r w:rsidR="00DA03DC">
                    <w:rPr>
                      <w:color w:val="000000"/>
                    </w:rPr>
                    <w:t>#</w:t>
                  </w:r>
                  <w:r w:rsidRPr="00805E65">
                    <w:rPr>
                      <w:b/>
                      <w:bCs/>
                      <w:color w:val="000000"/>
                    </w:rPr>
                    <w:tab/>
                    <w:t>$</w:t>
                  </w:r>
                  <w:proofErr w:type="spellStart"/>
                  <w:r w:rsidRPr="00805E65">
                    <w:rPr>
                      <w:b/>
                      <w:bCs/>
                      <w:color w:val="000000"/>
                    </w:rPr>
                    <w:t>i</w:t>
                  </w:r>
                  <w:proofErr w:type="spellEnd"/>
                  <w:r w:rsidRPr="00805E65">
                    <w:rPr>
                      <w:b/>
                      <w:bCs/>
                      <w:color w:val="000000"/>
                    </w:rPr>
                    <w:t xml:space="preserve"> Title on title bar: $a Africana.com home</w:t>
                  </w:r>
                </w:p>
                <w:p w:rsidR="00EC4D85" w:rsidRPr="00805E65" w:rsidRDefault="00EC4D85" w:rsidP="00B27206">
                  <w:pPr>
                    <w:pStyle w:val="BodyTextIndent2"/>
                    <w:rPr>
                      <w:b/>
                      <w:bCs/>
                      <w:color w:val="000000"/>
                    </w:rPr>
                  </w:pPr>
                  <w:proofErr w:type="gramStart"/>
                  <w:r w:rsidRPr="00805E65">
                    <w:rPr>
                      <w:b/>
                      <w:bCs/>
                      <w:color w:val="000000"/>
                    </w:rPr>
                    <w:t xml:space="preserve">246  </w:t>
                  </w:r>
                  <w:r w:rsidRPr="00805E65">
                    <w:rPr>
                      <w:color w:val="000000"/>
                    </w:rPr>
                    <w:t>1</w:t>
                  </w:r>
                  <w:proofErr w:type="gramEnd"/>
                  <w:r w:rsidR="00DA03DC">
                    <w:rPr>
                      <w:color w:val="000000"/>
                    </w:rPr>
                    <w:t>#</w:t>
                  </w:r>
                  <w:r w:rsidRPr="00805E65">
                    <w:rPr>
                      <w:b/>
                      <w:bCs/>
                      <w:color w:val="000000"/>
                    </w:rPr>
                    <w:tab/>
                  </w:r>
                  <w:r w:rsidRPr="00805E65">
                    <w:rPr>
                      <w:b/>
                      <w:bCs/>
                      <w:color w:val="000000"/>
                    </w:rPr>
                    <w:tab/>
                    <w:t>$</w:t>
                  </w:r>
                  <w:proofErr w:type="spellStart"/>
                  <w:r w:rsidRPr="00805E65">
                    <w:rPr>
                      <w:b/>
                      <w:bCs/>
                      <w:color w:val="000000"/>
                    </w:rPr>
                    <w:t>i</w:t>
                  </w:r>
                  <w:proofErr w:type="spellEnd"/>
                  <w:r w:rsidRPr="00805E65">
                    <w:rPr>
                      <w:b/>
                      <w:bCs/>
                      <w:color w:val="000000"/>
                    </w:rPr>
                    <w:t xml:space="preserve"> Subtitled: $a Black lane on the information highway $f &lt;Feb. 2, 1999&gt;</w:t>
                  </w:r>
                </w:p>
                <w:p w:rsidR="00EC4D85" w:rsidRPr="00805E65" w:rsidRDefault="00DA03DC" w:rsidP="00B27206">
                  <w:pPr>
                    <w:rPr>
                      <w:color w:val="000000"/>
                    </w:rPr>
                  </w:pPr>
                  <w:proofErr w:type="gramStart"/>
                  <w:r>
                    <w:rPr>
                      <w:color w:val="000000"/>
                    </w:rPr>
                    <w:t xml:space="preserve">260  </w:t>
                  </w:r>
                  <w:r w:rsidR="000A519A">
                    <w:t>3</w:t>
                  </w:r>
                  <w:proofErr w:type="gramEnd"/>
                  <w:r>
                    <w:t>#</w:t>
                  </w:r>
                  <w:r w:rsidR="00EC4D85" w:rsidRPr="00805E65">
                    <w:rPr>
                      <w:color w:val="000000"/>
                    </w:rPr>
                    <w:tab/>
                    <w:t>$a [</w:t>
                  </w:r>
                  <w:smartTag w:uri="urn:schemas-microsoft-com:office:smarttags" w:element="place">
                    <w:smartTag w:uri="urn:schemas-microsoft-com:office:smarttags" w:element="country-region">
                      <w:r w:rsidR="00EC4D85" w:rsidRPr="00805E65">
                        <w:rPr>
                          <w:color w:val="000000"/>
                        </w:rPr>
                        <w:t>United States</w:t>
                      </w:r>
                    </w:smartTag>
                  </w:smartTag>
                  <w:r w:rsidR="00EC4D85" w:rsidRPr="00805E65">
                    <w:rPr>
                      <w:color w:val="000000"/>
                    </w:rPr>
                    <w:t>] : $b Africana.com</w:t>
                  </w:r>
                </w:p>
                <w:p w:rsidR="00EC4D85" w:rsidRPr="00805E65" w:rsidRDefault="00EC4D85" w:rsidP="00DA03DC">
                  <w:pPr>
                    <w:rPr>
                      <w:b/>
                      <w:bCs/>
                      <w:color w:val="000000"/>
                    </w:rPr>
                  </w:pPr>
                  <w:proofErr w:type="gramStart"/>
                  <w:r w:rsidRPr="00805E65">
                    <w:rPr>
                      <w:b/>
                      <w:bCs/>
                      <w:color w:val="000000"/>
                    </w:rPr>
                    <w:t xml:space="preserve">310  </w:t>
                  </w:r>
                  <w:r w:rsidR="00DA03DC">
                    <w:t>#</w:t>
                  </w:r>
                  <w:proofErr w:type="gramEnd"/>
                  <w:r w:rsidR="00DA03DC">
                    <w:t>#</w:t>
                  </w:r>
                  <w:r w:rsidRPr="00805E65">
                    <w:rPr>
                      <w:b/>
                      <w:bCs/>
                      <w:color w:val="000000"/>
                    </w:rPr>
                    <w:tab/>
                    <w:t>$a Updated daily $b &lt;Aug. 15, 2002&gt;</w:t>
                  </w:r>
                </w:p>
                <w:p w:rsidR="00EC4D85" w:rsidRPr="00805E65" w:rsidRDefault="00EC4D85" w:rsidP="00DA03DC">
                  <w:pPr>
                    <w:rPr>
                      <w:b/>
                      <w:bCs/>
                      <w:color w:val="000000"/>
                    </w:rPr>
                  </w:pPr>
                  <w:proofErr w:type="gramStart"/>
                  <w:r w:rsidRPr="00805E65">
                    <w:rPr>
                      <w:b/>
                      <w:bCs/>
                      <w:color w:val="000000"/>
                    </w:rPr>
                    <w:t xml:space="preserve">321  </w:t>
                  </w:r>
                  <w:r w:rsidR="00DA03DC">
                    <w:t>#</w:t>
                  </w:r>
                  <w:proofErr w:type="gramEnd"/>
                  <w:r w:rsidR="00DA03DC">
                    <w:t>#</w:t>
                  </w:r>
                  <w:r w:rsidRPr="00805E65">
                    <w:rPr>
                      <w:b/>
                      <w:bCs/>
                      <w:color w:val="000000"/>
                    </w:rPr>
                    <w:tab/>
                    <w:t>$a Frequency varies $b &lt;Feb. 2, 1999&gt;</w:t>
                  </w:r>
                </w:p>
                <w:p w:rsidR="00EC4D85" w:rsidRPr="00805E65" w:rsidDel="00923E0E" w:rsidRDefault="00EC4D85" w:rsidP="00DA03DC">
                  <w:pPr>
                    <w:rPr>
                      <w:del w:id="31" w:author="vbross" w:date="2011-06-03T17:51:00Z"/>
                      <w:color w:val="000000"/>
                    </w:rPr>
                  </w:pPr>
                  <w:del w:id="32" w:author="vbross" w:date="2011-06-03T17:51:00Z">
                    <w:r w:rsidRPr="00805E65" w:rsidDel="00923E0E">
                      <w:rPr>
                        <w:color w:val="000000"/>
                      </w:rPr>
                      <w:delText xml:space="preserve">538  </w:delText>
                    </w:r>
                    <w:r w:rsidR="00DA03DC" w:rsidDel="00923E0E">
                      <w:delText>##</w:delText>
                    </w:r>
                    <w:r w:rsidRPr="00805E65" w:rsidDel="00923E0E">
                      <w:rPr>
                        <w:color w:val="000000"/>
                      </w:rPr>
                      <w:tab/>
                      <w:delText>$a Mode of access: World Wide Web.</w:delText>
                    </w:r>
                  </w:del>
                </w:p>
                <w:p w:rsidR="00EC4D85" w:rsidRPr="00805E65" w:rsidRDefault="00EC4D85" w:rsidP="00DA03DC">
                  <w:pPr>
                    <w:rPr>
                      <w:color w:val="000000"/>
                    </w:rPr>
                  </w:pPr>
                  <w:del w:id="33" w:author="vbross" w:date="2011-06-03T17:52:00Z">
                    <w:r w:rsidRPr="00805E65" w:rsidDel="00923E0E">
                      <w:rPr>
                        <w:color w:val="000000"/>
                      </w:rPr>
                      <w:delText xml:space="preserve">500  </w:delText>
                    </w:r>
                  </w:del>
                  <w:proofErr w:type="gramStart"/>
                  <w:ins w:id="34" w:author="vbross" w:date="2011-06-03T17:52:00Z">
                    <w:r w:rsidR="00923E0E">
                      <w:rPr>
                        <w:color w:val="000000"/>
                      </w:rPr>
                      <w:t>588</w:t>
                    </w:r>
                    <w:r w:rsidR="00923E0E" w:rsidRPr="00805E65">
                      <w:rPr>
                        <w:color w:val="000000"/>
                      </w:rPr>
                      <w:t xml:space="preserve">  </w:t>
                    </w:r>
                  </w:ins>
                  <w:r w:rsidR="00DA03DC">
                    <w:t>#</w:t>
                  </w:r>
                  <w:proofErr w:type="gramEnd"/>
                  <w:r w:rsidR="00DA03DC">
                    <w:t>#</w:t>
                  </w:r>
                  <w:r w:rsidRPr="00805E65">
                    <w:rPr>
                      <w:color w:val="000000"/>
                    </w:rPr>
                    <w:tab/>
                    <w:t xml:space="preserve">$a Title from home page </w:t>
                  </w:r>
                  <w:r w:rsidRPr="00805E65">
                    <w:rPr>
                      <w:b/>
                      <w:bCs/>
                      <w:color w:val="000000"/>
                    </w:rPr>
                    <w:t>(viewed Aug. 15, 2002).</w:t>
                  </w:r>
                </w:p>
                <w:p w:rsidR="00EC4D85" w:rsidRDefault="00EC4D85" w:rsidP="00DA03DC">
                  <w:pPr>
                    <w:ind w:left="1440" w:hanging="1440"/>
                  </w:pPr>
                  <w:proofErr w:type="gramStart"/>
                  <w:r>
                    <w:t xml:space="preserve">520  </w:t>
                  </w:r>
                  <w:r w:rsidR="00DA03DC">
                    <w:t>#</w:t>
                  </w:r>
                  <w:proofErr w:type="gramEnd"/>
                  <w:r w:rsidR="00DA03DC">
                    <w:t>#</w:t>
                  </w:r>
                  <w:r>
                    <w:tab/>
                    <w:t xml:space="preserve">$a Electronic collection of knowledge about the geography, history, and culture of </w:t>
                  </w:r>
                  <w:smartTag w:uri="urn:schemas-microsoft-com:office:smarttags" w:element="place">
                    <w:r>
                      <w:t>Africa</w:t>
                    </w:r>
                  </w:smartTag>
                  <w:r>
                    <w:t xml:space="preserve"> and people of African descent.</w:t>
                  </w:r>
                </w:p>
                <w:p w:rsidR="00EC4D85" w:rsidRDefault="00EC4D85" w:rsidP="00DA03DC">
                  <w:r>
                    <w:t xml:space="preserve">650   </w:t>
                  </w:r>
                  <w:r w:rsidR="00DA03DC">
                    <w:t>#</w:t>
                  </w:r>
                  <w:r>
                    <w:t>0</w:t>
                  </w:r>
                  <w:r>
                    <w:tab/>
                    <w:t>$</w:t>
                  </w:r>
                  <w:proofErr w:type="gramStart"/>
                  <w:r>
                    <w:t>a</w:t>
                  </w:r>
                  <w:proofErr w:type="gramEnd"/>
                  <w:r>
                    <w:t xml:space="preserve"> African Americans $x Social life and customs.</w:t>
                  </w:r>
                </w:p>
                <w:p w:rsidR="00EC4D85" w:rsidRDefault="00DA03DC" w:rsidP="00B27206">
                  <w:r>
                    <w:t>650   #</w:t>
                  </w:r>
                  <w:r w:rsidR="00EC4D85">
                    <w:t>0</w:t>
                  </w:r>
                  <w:r w:rsidR="00EC4D85">
                    <w:tab/>
                    <w:t>$</w:t>
                  </w:r>
                  <w:proofErr w:type="gramStart"/>
                  <w:r w:rsidR="00EC4D85">
                    <w:t>a</w:t>
                  </w:r>
                  <w:proofErr w:type="gramEnd"/>
                  <w:r w:rsidR="00EC4D85">
                    <w:t xml:space="preserve"> African Americans $x Intellectual life.</w:t>
                  </w:r>
                </w:p>
                <w:p w:rsidR="00EC4D85" w:rsidRDefault="00DA03DC" w:rsidP="00B27206">
                  <w:proofErr w:type="gramStart"/>
                  <w:r>
                    <w:t>651   #</w:t>
                  </w:r>
                  <w:r w:rsidR="00EC4D85">
                    <w:t>0</w:t>
                  </w:r>
                  <w:r w:rsidR="00EC4D85">
                    <w:tab/>
                    <w:t xml:space="preserve">$a </w:t>
                  </w:r>
                  <w:smartTag w:uri="urn:schemas-microsoft-com:office:smarttags" w:element="place">
                    <w:smartTag w:uri="urn:schemas-microsoft-com:office:smarttags" w:element="country-region">
                      <w:r w:rsidR="00EC4D85">
                        <w:t>United States</w:t>
                      </w:r>
                    </w:smartTag>
                  </w:smartTag>
                  <w:r w:rsidR="00EC4D85">
                    <w:t xml:space="preserve"> $x Civilization $x African American influences.</w:t>
                  </w:r>
                  <w:proofErr w:type="gramEnd"/>
                </w:p>
                <w:p w:rsidR="00EC4D85" w:rsidRDefault="00EC4D85" w:rsidP="00DA03DC">
                  <w:r>
                    <w:t>710   2</w:t>
                  </w:r>
                  <w:r w:rsidR="00DA03DC">
                    <w:t>#</w:t>
                  </w:r>
                  <w:r>
                    <w:t xml:space="preserve"> </w:t>
                  </w:r>
                  <w:r>
                    <w:tab/>
                    <w:t xml:space="preserve">$a </w:t>
                  </w:r>
                  <w:proofErr w:type="gramStart"/>
                  <w:r>
                    <w:t>Africana.com  Inc</w:t>
                  </w:r>
                  <w:proofErr w:type="gramEnd"/>
                  <w:r>
                    <w:t>.</w:t>
                  </w:r>
                </w:p>
                <w:p w:rsidR="00EC4D85" w:rsidRDefault="00EC4D85" w:rsidP="00B27206">
                  <w:r>
                    <w:t>856   40</w:t>
                  </w:r>
                  <w:r>
                    <w:tab/>
                    <w:t>$u http://www.africana.com</w:t>
                  </w:r>
                </w:p>
                <w:p w:rsidR="00EC4D85" w:rsidRDefault="00EC4D85" w:rsidP="00B27206"/>
              </w:txbxContent>
            </v:textbox>
          </v:shape>
        </w:pict>
      </w:r>
    </w:p>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AB5BA9">
      <w:pPr>
        <w:pStyle w:val="Heading2"/>
      </w:pPr>
      <w:r>
        <w:t>Comments:</w:t>
      </w:r>
    </w:p>
    <w:p w:rsidR="00B27206" w:rsidRDefault="00B27206" w:rsidP="00B27206">
      <w:pPr>
        <w:rPr>
          <w:b/>
          <w:bCs/>
        </w:rPr>
      </w:pPr>
    </w:p>
    <w:p w:rsidR="00B27206" w:rsidRDefault="00B27206" w:rsidP="00B27206">
      <w:r>
        <w:t xml:space="preserve">In viewing the site later, we see that the subtitle and title bar title of this site have changed, and the frequency has become more regular, with daily updates, so the existing record is updated to reflect these changes.  Keeping the old subtitle as an access point is a cataloger judgment issue.  Since the original record provided access to that portion of the title, it was felt worthwhile to keep it as an access point.  </w:t>
      </w:r>
    </w:p>
    <w:p w:rsidR="00B27206" w:rsidRDefault="00B27206" w:rsidP="00B27206"/>
    <w:p w:rsidR="00B27206" w:rsidRDefault="00B27206" w:rsidP="00AB5BA9">
      <w:pPr>
        <w:pStyle w:val="Heading2"/>
        <w:rPr>
          <w:b/>
          <w:bCs/>
        </w:rPr>
      </w:pPr>
      <w:r>
        <w:br w:type="page"/>
      </w:r>
      <w:r w:rsidRPr="005A5F40">
        <w:lastRenderedPageBreak/>
        <w:t>Figure 4:</w:t>
      </w:r>
      <w:r>
        <w:t xml:space="preserve"> Online integrating resource 2--third </w:t>
      </w:r>
      <w:proofErr w:type="gramStart"/>
      <w:r>
        <w:t>viewing  (</w:t>
      </w:r>
      <w:proofErr w:type="gramEnd"/>
      <w:r>
        <w:t>April 21, 2003)</w:t>
      </w:r>
    </w:p>
    <w:p w:rsidR="00B27206" w:rsidRDefault="00B27206" w:rsidP="00B27206"/>
    <w:p w:rsidR="00B27206" w:rsidRDefault="00AF2E85" w:rsidP="00B27206">
      <w:r>
        <w:pict>
          <v:shape id="_x0000_i1056" type="#_x0000_t75" alt="Figure 4: Online integrating resource 2--third viewing  (April 21, 2003) screen shot Africana.com website" style="width:477.75pt;height:366pt" o:bordertopcolor="this" o:borderleftcolor="this" o:borderbottomcolor="this" o:borderrightcolor="this">
            <v:imagedata r:id="rId13" o:title="african third"/>
            <w10:bordertop type="single" width="4"/>
            <w10:borderleft type="single" width="4"/>
            <w10:borderbottom type="single" width="4"/>
            <w10:borderright type="single" width="4"/>
          </v:shape>
        </w:pict>
      </w:r>
    </w:p>
    <w:p w:rsidR="00B27206" w:rsidRDefault="00B27206" w:rsidP="00B27206"/>
    <w:p w:rsidR="00B27206" w:rsidRDefault="00B27206" w:rsidP="00AB5BA9">
      <w:pPr>
        <w:pStyle w:val="Heading2"/>
      </w:pPr>
      <w:r>
        <w:br w:type="page"/>
      </w:r>
      <w:r>
        <w:lastRenderedPageBreak/>
        <w:t>Bibliographic record updated to reflect Figure 4</w:t>
      </w:r>
    </w:p>
    <w:p w:rsidR="00B27206" w:rsidRDefault="00B27206" w:rsidP="00B27206">
      <w:pPr>
        <w:tabs>
          <w:tab w:val="left" w:pos="-720"/>
        </w:tabs>
        <w:suppressAutoHyphens/>
      </w:pPr>
      <w:r>
        <w:rPr>
          <w:noProof/>
          <w:sz w:val="20"/>
        </w:rPr>
        <w:pict>
          <v:shape id="_x0000_s1274" type="#_x0000_t202" style="position:absolute;margin-left:0;margin-top:10.2pt;width:7in;height:387pt;z-index:251691008">
            <v:textbox style="mso-next-textbox:#_x0000_s1274">
              <w:txbxContent>
                <w:p w:rsidR="00EC4D85" w:rsidRDefault="00EC4D85" w:rsidP="00B27206">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B27206">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 xml:space="preserve">■ </w:t>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xxu</w:t>
                  </w:r>
                  <w:proofErr w:type="spellEnd"/>
                  <w:r>
                    <w:rPr>
                      <w:color w:val="000000"/>
                      <w:szCs w:val="48"/>
                    </w:rPr>
                    <w:t xml:space="preserve"> </w:t>
                  </w:r>
                </w:p>
                <w:p w:rsidR="00EC4D85" w:rsidRDefault="00EC4D85" w:rsidP="00B27206">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B27206">
                  <w:pPr>
                    <w:autoSpaceDE w:val="0"/>
                    <w:autoSpaceDN w:val="0"/>
                    <w:adjustRightInd w:val="0"/>
                    <w:rPr>
                      <w:color w:val="000000"/>
                      <w:szCs w:val="48"/>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1999</w:t>
                  </w:r>
                  <w:proofErr w:type="gramStart"/>
                  <w:r>
                    <w:rPr>
                      <w:color w:val="000000"/>
                      <w:szCs w:val="48"/>
                    </w:rPr>
                    <w:t>,9999</w:t>
                  </w:r>
                  <w:proofErr w:type="gramEnd"/>
                </w:p>
                <w:p w:rsidR="00EC4D85" w:rsidRDefault="00EC4D85" w:rsidP="00B27206"/>
                <w:p w:rsidR="00EC4D85" w:rsidRDefault="00EC4D85" w:rsidP="00B27206">
                  <w:r>
                    <w:t>006</w:t>
                  </w:r>
                  <w:r>
                    <w:tab/>
                  </w:r>
                  <w:r>
                    <w:tab/>
                    <w:t>Type: m</w:t>
                  </w:r>
                  <w:r>
                    <w:tab/>
                  </w:r>
                  <w:proofErr w:type="spellStart"/>
                  <w:r>
                    <w:t>Audn</w:t>
                  </w:r>
                  <w:proofErr w:type="spellEnd"/>
                  <w:r>
                    <w:t>:</w:t>
                  </w:r>
                  <w:r>
                    <w:tab/>
                  </w:r>
                  <w:r>
                    <w:tab/>
                    <w:t>File:</w:t>
                  </w:r>
                  <w:r>
                    <w:tab/>
                    <w:t>d</w:t>
                  </w:r>
                  <w:r>
                    <w:tab/>
                  </w:r>
                  <w:proofErr w:type="spellStart"/>
                  <w:r>
                    <w:t>GPub</w:t>
                  </w:r>
                  <w:proofErr w:type="spellEnd"/>
                  <w:r>
                    <w:t>:</w:t>
                  </w:r>
                </w:p>
                <w:p w:rsidR="00EC4D85" w:rsidRDefault="00EC4D85" w:rsidP="00B27206">
                  <w:pPr>
                    <w:pStyle w:val="Header"/>
                    <w:tabs>
                      <w:tab w:val="clear" w:pos="4320"/>
                      <w:tab w:val="clear" w:pos="8640"/>
                    </w:tabs>
                  </w:pPr>
                </w:p>
                <w:p w:rsidR="00EC4D85" w:rsidRDefault="00EC4D85" w:rsidP="00DA03DC">
                  <w:pPr>
                    <w:rPr>
                      <w:ins w:id="35" w:author="vbross" w:date="2011-06-03T17:52:00Z"/>
                      <w:lang w:val="pt-BR"/>
                    </w:rPr>
                  </w:pPr>
                  <w:r w:rsidRPr="00DA03DC">
                    <w:rPr>
                      <w:lang w:val="pt-BR"/>
                    </w:rPr>
                    <w:t xml:space="preserve">007  </w:t>
                  </w:r>
                  <w:r w:rsidR="00DA03DC" w:rsidRPr="00DA03DC">
                    <w:rPr>
                      <w:lang w:val="pt-BR"/>
                    </w:rPr>
                    <w:t>##</w:t>
                  </w:r>
                  <w:r w:rsidRPr="00DA03DC">
                    <w:rPr>
                      <w:lang w:val="pt-BR"/>
                    </w:rPr>
                    <w:tab/>
                    <w:t>$a c $b r $d m $e n</w:t>
                  </w:r>
                </w:p>
                <w:p w:rsidR="00923E0E" w:rsidRPr="00DA03DC" w:rsidRDefault="00923E0E" w:rsidP="00DA03DC">
                  <w:pPr>
                    <w:rPr>
                      <w:lang w:val="pt-BR"/>
                    </w:rPr>
                  </w:pPr>
                  <w:ins w:id="36" w:author="vbross" w:date="2011-06-03T17:52:00Z">
                    <w:r>
                      <w:rPr>
                        <w:lang w:val="pt-BR"/>
                      </w:rPr>
                      <w:t>010  ##            $a 20071234567</w:t>
                    </w:r>
                  </w:ins>
                </w:p>
                <w:p w:rsidR="00EC4D85" w:rsidRDefault="00EC4D85" w:rsidP="00DA03DC">
                  <w:pPr>
                    <w:rPr>
                      <w:ins w:id="37" w:author="vbross" w:date="2011-06-03T17:52:00Z"/>
                      <w:lang w:val="pt-BR"/>
                    </w:rPr>
                  </w:pPr>
                  <w:r w:rsidRPr="00DA03DC">
                    <w:rPr>
                      <w:lang w:val="pt-BR"/>
                    </w:rPr>
                    <w:t xml:space="preserve">040  </w:t>
                  </w:r>
                  <w:r w:rsidR="00DA03DC" w:rsidRPr="00DA03DC">
                    <w:rPr>
                      <w:lang w:val="pt-BR"/>
                    </w:rPr>
                    <w:t>##</w:t>
                  </w:r>
                  <w:r w:rsidRPr="00DA03DC">
                    <w:rPr>
                      <w:lang w:val="pt-BR"/>
                    </w:rPr>
                    <w:tab/>
                    <w:t>$a XXX $c XXX $d XXX</w:t>
                  </w:r>
                </w:p>
                <w:p w:rsidR="00923E0E" w:rsidRPr="00DA03DC" w:rsidRDefault="00923E0E" w:rsidP="00DA03DC">
                  <w:pPr>
                    <w:rPr>
                      <w:lang w:val="pt-BR"/>
                    </w:rPr>
                  </w:pPr>
                  <w:ins w:id="38" w:author="vbross" w:date="2011-06-03T17:52:00Z">
                    <w:r>
                      <w:rPr>
                        <w:lang w:val="pt-BR"/>
                      </w:rPr>
                      <w:t>042  ##            $a pcc</w:t>
                    </w:r>
                  </w:ins>
                </w:p>
                <w:p w:rsidR="00EC4D85" w:rsidRPr="00805E65" w:rsidRDefault="00EC4D85" w:rsidP="00DA03DC">
                  <w:pPr>
                    <w:pStyle w:val="Header"/>
                    <w:tabs>
                      <w:tab w:val="clear" w:pos="4320"/>
                      <w:tab w:val="clear" w:pos="8640"/>
                    </w:tabs>
                    <w:rPr>
                      <w:color w:val="000000"/>
                    </w:rPr>
                  </w:pPr>
                  <w:proofErr w:type="gramStart"/>
                  <w:r w:rsidRPr="00805E65">
                    <w:rPr>
                      <w:color w:val="000000"/>
                    </w:rPr>
                    <w:t xml:space="preserve">050  </w:t>
                  </w:r>
                  <w:r w:rsidR="00DA03DC">
                    <w:t>#</w:t>
                  </w:r>
                  <w:proofErr w:type="gramEnd"/>
                  <w:r w:rsidRPr="00805E65">
                    <w:rPr>
                      <w:color w:val="000000"/>
                    </w:rPr>
                    <w:t>4</w:t>
                  </w:r>
                  <w:r w:rsidRPr="00805E65">
                    <w:rPr>
                      <w:color w:val="000000"/>
                    </w:rPr>
                    <w:tab/>
                    <w:t>$a E185</w:t>
                  </w:r>
                </w:p>
                <w:p w:rsidR="00EC4D85" w:rsidRPr="00805E65" w:rsidRDefault="00EC4D85" w:rsidP="00B27206">
                  <w:pPr>
                    <w:rPr>
                      <w:b/>
                      <w:bCs/>
                      <w:color w:val="000000"/>
                    </w:rPr>
                  </w:pPr>
                  <w:proofErr w:type="gramStart"/>
                  <w:r w:rsidRPr="00805E65">
                    <w:rPr>
                      <w:b/>
                      <w:bCs/>
                      <w:color w:val="000000"/>
                    </w:rPr>
                    <w:t>245</w:t>
                  </w:r>
                  <w:r w:rsidRPr="00805E65">
                    <w:rPr>
                      <w:color w:val="000000"/>
                    </w:rPr>
                    <w:t xml:space="preserve">  00</w:t>
                  </w:r>
                  <w:proofErr w:type="gramEnd"/>
                  <w:r w:rsidRPr="00805E65">
                    <w:rPr>
                      <w:color w:val="000000"/>
                    </w:rPr>
                    <w:tab/>
                  </w:r>
                  <w:r w:rsidRPr="00805E65">
                    <w:rPr>
                      <w:b/>
                      <w:bCs/>
                      <w:color w:val="000000"/>
                    </w:rPr>
                    <w:t xml:space="preserve">$a Africana </w:t>
                  </w:r>
                  <w:r w:rsidRPr="00805E65">
                    <w:rPr>
                      <w:color w:val="000000"/>
                    </w:rPr>
                    <w:t>$h [electronic resource]</w:t>
                  </w:r>
                  <w:r w:rsidRPr="00805E65">
                    <w:rPr>
                      <w:b/>
                      <w:bCs/>
                      <w:color w:val="000000"/>
                    </w:rPr>
                    <w:t xml:space="preserve"> : $b gateway to the Black world.</w:t>
                  </w:r>
                </w:p>
                <w:p w:rsidR="00EC4D85" w:rsidRPr="00805E65" w:rsidRDefault="00EC4D85" w:rsidP="00DA03DC">
                  <w:pPr>
                    <w:rPr>
                      <w:color w:val="000000"/>
                    </w:rPr>
                  </w:pPr>
                  <w:proofErr w:type="gramStart"/>
                  <w:r w:rsidRPr="00805E65">
                    <w:rPr>
                      <w:color w:val="000000"/>
                    </w:rPr>
                    <w:t>246  1</w:t>
                  </w:r>
                  <w:proofErr w:type="gramEnd"/>
                  <w:r w:rsidR="00DA03DC">
                    <w:rPr>
                      <w:color w:val="000000"/>
                    </w:rPr>
                    <w:t>#</w:t>
                  </w:r>
                  <w:r w:rsidRPr="00805E65">
                    <w:rPr>
                      <w:color w:val="000000"/>
                    </w:rPr>
                    <w:tab/>
                    <w:t>$</w:t>
                  </w:r>
                  <w:proofErr w:type="spellStart"/>
                  <w:r w:rsidRPr="00805E65">
                    <w:rPr>
                      <w:color w:val="000000"/>
                    </w:rPr>
                    <w:t>i</w:t>
                  </w:r>
                  <w:proofErr w:type="spellEnd"/>
                  <w:r w:rsidRPr="00805E65">
                    <w:rPr>
                      <w:color w:val="000000"/>
                    </w:rPr>
                    <w:t xml:space="preserve"> Title on title bar: $a Africana.com </w:t>
                  </w:r>
                </w:p>
                <w:p w:rsidR="00EC4D85" w:rsidRPr="00805E65" w:rsidRDefault="00EC4D85" w:rsidP="00DA03DC">
                  <w:pPr>
                    <w:rPr>
                      <w:color w:val="000000"/>
                    </w:rPr>
                  </w:pPr>
                  <w:proofErr w:type="gramStart"/>
                  <w:r w:rsidRPr="00805E65">
                    <w:rPr>
                      <w:color w:val="000000"/>
                    </w:rPr>
                    <w:t>246  1</w:t>
                  </w:r>
                  <w:proofErr w:type="gramEnd"/>
                  <w:r w:rsidR="00DA03DC">
                    <w:rPr>
                      <w:color w:val="000000"/>
                    </w:rPr>
                    <w:t>#</w:t>
                  </w:r>
                  <w:r w:rsidRPr="00805E65">
                    <w:rPr>
                      <w:color w:val="000000"/>
                    </w:rPr>
                    <w:tab/>
                    <w:t>$</w:t>
                  </w:r>
                  <w:proofErr w:type="spellStart"/>
                  <w:r w:rsidRPr="00805E65">
                    <w:rPr>
                      <w:color w:val="000000"/>
                    </w:rPr>
                    <w:t>i</w:t>
                  </w:r>
                  <w:proofErr w:type="spellEnd"/>
                  <w:r w:rsidRPr="00805E65">
                    <w:rPr>
                      <w:color w:val="000000"/>
                    </w:rPr>
                    <w:t xml:space="preserve"> Subtitle: $a Black lane on the information highway $f &lt;Feb. 2, 1999&gt;</w:t>
                  </w:r>
                </w:p>
                <w:p w:rsidR="00EC4D85" w:rsidRPr="00805E65" w:rsidRDefault="00EC4D85" w:rsidP="00B27206">
                  <w:pPr>
                    <w:rPr>
                      <w:b/>
                      <w:bCs/>
                      <w:color w:val="000000"/>
                    </w:rPr>
                  </w:pPr>
                  <w:proofErr w:type="gramStart"/>
                  <w:r w:rsidRPr="00805E65">
                    <w:rPr>
                      <w:b/>
                      <w:bCs/>
                      <w:color w:val="000000"/>
                    </w:rPr>
                    <w:t xml:space="preserve">247 </w:t>
                  </w:r>
                  <w:r w:rsidRPr="00805E65">
                    <w:rPr>
                      <w:color w:val="000000"/>
                    </w:rPr>
                    <w:t xml:space="preserve"> 10</w:t>
                  </w:r>
                  <w:proofErr w:type="gramEnd"/>
                  <w:r w:rsidRPr="00805E65">
                    <w:rPr>
                      <w:color w:val="000000"/>
                    </w:rPr>
                    <w:tab/>
                  </w:r>
                  <w:r w:rsidRPr="00805E65">
                    <w:rPr>
                      <w:b/>
                      <w:bCs/>
                      <w:color w:val="000000"/>
                    </w:rPr>
                    <w:t>$a Africana.com $f &lt;Aug. 15, 2002&gt;</w:t>
                  </w:r>
                </w:p>
                <w:p w:rsidR="00EC4D85" w:rsidRPr="00805E65" w:rsidRDefault="00EC4D85" w:rsidP="00DA03DC">
                  <w:pPr>
                    <w:rPr>
                      <w:color w:val="000000"/>
                    </w:rPr>
                  </w:pPr>
                  <w:proofErr w:type="gramStart"/>
                  <w:r w:rsidRPr="00805E65">
                    <w:rPr>
                      <w:color w:val="000000"/>
                    </w:rPr>
                    <w:t xml:space="preserve">260  </w:t>
                  </w:r>
                  <w:r w:rsidR="000A519A">
                    <w:t>3</w:t>
                  </w:r>
                  <w:proofErr w:type="gramEnd"/>
                  <w:r w:rsidR="00DA03DC">
                    <w:t>#</w:t>
                  </w:r>
                  <w:r w:rsidRPr="00805E65">
                    <w:rPr>
                      <w:color w:val="000000"/>
                    </w:rPr>
                    <w:tab/>
                    <w:t>$a [</w:t>
                  </w:r>
                  <w:smartTag w:uri="urn:schemas-microsoft-com:office:smarttags" w:element="place">
                    <w:smartTag w:uri="urn:schemas-microsoft-com:office:smarttags" w:element="country-region">
                      <w:r w:rsidRPr="00805E65">
                        <w:rPr>
                          <w:color w:val="000000"/>
                        </w:rPr>
                        <w:t>United States</w:t>
                      </w:r>
                    </w:smartTag>
                  </w:smartTag>
                  <w:r w:rsidRPr="00805E65">
                    <w:rPr>
                      <w:color w:val="000000"/>
                    </w:rPr>
                    <w:t>] : $b Africana.com, $c 1999.</w:t>
                  </w:r>
                </w:p>
                <w:p w:rsidR="00EC4D85" w:rsidRPr="00805E65" w:rsidRDefault="00EC4D85" w:rsidP="00DA03DC">
                  <w:pPr>
                    <w:rPr>
                      <w:color w:val="000000"/>
                    </w:rPr>
                  </w:pPr>
                  <w:proofErr w:type="gramStart"/>
                  <w:r w:rsidRPr="00805E65">
                    <w:rPr>
                      <w:color w:val="000000"/>
                    </w:rPr>
                    <w:t xml:space="preserve">310  </w:t>
                  </w:r>
                  <w:r w:rsidR="00DA03DC">
                    <w:t>#</w:t>
                  </w:r>
                  <w:proofErr w:type="gramEnd"/>
                  <w:r w:rsidR="00DA03DC">
                    <w:t>#</w:t>
                  </w:r>
                  <w:r w:rsidRPr="00805E65">
                    <w:rPr>
                      <w:color w:val="000000"/>
                    </w:rPr>
                    <w:tab/>
                    <w:t>$a Updated daily $b &lt;Aug. 15, 2002&gt;</w:t>
                  </w:r>
                </w:p>
                <w:p w:rsidR="00EC4D85" w:rsidRPr="00805E65" w:rsidRDefault="00EC4D85" w:rsidP="00DA03DC">
                  <w:pPr>
                    <w:rPr>
                      <w:color w:val="000000"/>
                    </w:rPr>
                  </w:pPr>
                  <w:proofErr w:type="gramStart"/>
                  <w:r w:rsidRPr="00805E65">
                    <w:rPr>
                      <w:color w:val="000000"/>
                    </w:rPr>
                    <w:t xml:space="preserve">321  </w:t>
                  </w:r>
                  <w:r w:rsidR="00DA03DC">
                    <w:t>#</w:t>
                  </w:r>
                  <w:proofErr w:type="gramEnd"/>
                  <w:r w:rsidR="00DA03DC">
                    <w:t>#</w:t>
                  </w:r>
                  <w:r w:rsidRPr="00805E65">
                    <w:rPr>
                      <w:color w:val="000000"/>
                    </w:rPr>
                    <w:tab/>
                    <w:t>$a Frequency varies $b &lt;Feb. 2, 1999&gt;</w:t>
                  </w:r>
                </w:p>
                <w:p w:rsidR="00EC4D85" w:rsidRPr="00805E65" w:rsidDel="00923E0E" w:rsidRDefault="00EC4D85" w:rsidP="00DA03DC">
                  <w:pPr>
                    <w:rPr>
                      <w:del w:id="39" w:author="vbross" w:date="2011-06-03T17:52:00Z"/>
                      <w:color w:val="000000"/>
                    </w:rPr>
                  </w:pPr>
                  <w:del w:id="40" w:author="vbross" w:date="2011-06-03T17:52:00Z">
                    <w:r w:rsidRPr="00805E65" w:rsidDel="00923E0E">
                      <w:rPr>
                        <w:color w:val="000000"/>
                      </w:rPr>
                      <w:delText xml:space="preserve">538  </w:delText>
                    </w:r>
                    <w:r w:rsidR="00DA03DC" w:rsidDel="00923E0E">
                      <w:delText>##</w:delText>
                    </w:r>
                    <w:r w:rsidRPr="00805E65" w:rsidDel="00923E0E">
                      <w:rPr>
                        <w:color w:val="000000"/>
                      </w:rPr>
                      <w:tab/>
                      <w:delText>$a Mode of access: World Wide Web.</w:delText>
                    </w:r>
                  </w:del>
                </w:p>
                <w:p w:rsidR="00EC4D85" w:rsidRPr="00805E65" w:rsidRDefault="00EC4D85" w:rsidP="00DA03DC">
                  <w:pPr>
                    <w:rPr>
                      <w:color w:val="000000"/>
                    </w:rPr>
                  </w:pPr>
                  <w:del w:id="41" w:author="vbross" w:date="2011-06-03T17:52:00Z">
                    <w:r w:rsidRPr="00805E65" w:rsidDel="00923E0E">
                      <w:rPr>
                        <w:b/>
                        <w:bCs/>
                        <w:color w:val="000000"/>
                      </w:rPr>
                      <w:delText>500</w:delText>
                    </w:r>
                    <w:r w:rsidRPr="00805E65" w:rsidDel="00923E0E">
                      <w:rPr>
                        <w:color w:val="000000"/>
                      </w:rPr>
                      <w:delText xml:space="preserve">  </w:delText>
                    </w:r>
                  </w:del>
                  <w:proofErr w:type="gramStart"/>
                  <w:ins w:id="42" w:author="vbross" w:date="2011-06-03T17:52:00Z">
                    <w:r w:rsidR="00923E0E">
                      <w:rPr>
                        <w:b/>
                        <w:bCs/>
                        <w:color w:val="000000"/>
                      </w:rPr>
                      <w:t>588</w:t>
                    </w:r>
                    <w:r w:rsidR="00923E0E" w:rsidRPr="00805E65">
                      <w:rPr>
                        <w:color w:val="000000"/>
                      </w:rPr>
                      <w:t xml:space="preserve">  </w:t>
                    </w:r>
                  </w:ins>
                  <w:r w:rsidR="00DA03DC">
                    <w:t>#</w:t>
                  </w:r>
                  <w:proofErr w:type="gramEnd"/>
                  <w:r w:rsidR="00DA03DC">
                    <w:t>#</w:t>
                  </w:r>
                  <w:r w:rsidRPr="00805E65">
                    <w:rPr>
                      <w:color w:val="000000"/>
                    </w:rPr>
                    <w:tab/>
                    <w:t xml:space="preserve">$a Title from homepage </w:t>
                  </w:r>
                  <w:r w:rsidRPr="00805E65">
                    <w:rPr>
                      <w:b/>
                      <w:bCs/>
                      <w:color w:val="000000"/>
                    </w:rPr>
                    <w:t>(viewed Apr. 21, 2003).</w:t>
                  </w:r>
                </w:p>
                <w:p w:rsidR="00EC4D85" w:rsidRPr="00805E65" w:rsidRDefault="00EC4D85" w:rsidP="00DA03DC">
                  <w:pPr>
                    <w:rPr>
                      <w:color w:val="000000"/>
                    </w:rPr>
                  </w:pPr>
                  <w:proofErr w:type="gramStart"/>
                  <w:r w:rsidRPr="00805E65">
                    <w:rPr>
                      <w:color w:val="000000"/>
                    </w:rPr>
                    <w:t xml:space="preserve">650  </w:t>
                  </w:r>
                  <w:r w:rsidR="00DA03DC">
                    <w:rPr>
                      <w:color w:val="000000"/>
                    </w:rPr>
                    <w:t>#</w:t>
                  </w:r>
                  <w:proofErr w:type="gramEnd"/>
                  <w:r w:rsidRPr="00805E65">
                    <w:rPr>
                      <w:color w:val="000000"/>
                    </w:rPr>
                    <w:t>0</w:t>
                  </w:r>
                  <w:r w:rsidRPr="00805E65">
                    <w:rPr>
                      <w:color w:val="000000"/>
                    </w:rPr>
                    <w:tab/>
                    <w:t>$a African Americans $x Social life and customs.</w:t>
                  </w:r>
                </w:p>
                <w:p w:rsidR="00EC4D85" w:rsidRPr="00805E65" w:rsidRDefault="00EC4D85" w:rsidP="00DA03DC">
                  <w:pPr>
                    <w:rPr>
                      <w:color w:val="000000"/>
                    </w:rPr>
                  </w:pPr>
                  <w:proofErr w:type="gramStart"/>
                  <w:r w:rsidRPr="00805E65">
                    <w:rPr>
                      <w:color w:val="000000"/>
                    </w:rPr>
                    <w:t xml:space="preserve">650  </w:t>
                  </w:r>
                  <w:r w:rsidR="00DA03DC">
                    <w:rPr>
                      <w:color w:val="000000"/>
                    </w:rPr>
                    <w:t>#</w:t>
                  </w:r>
                  <w:proofErr w:type="gramEnd"/>
                  <w:r w:rsidRPr="00805E65">
                    <w:rPr>
                      <w:color w:val="000000"/>
                    </w:rPr>
                    <w:t>0</w:t>
                  </w:r>
                  <w:r w:rsidRPr="00805E65">
                    <w:rPr>
                      <w:color w:val="000000"/>
                    </w:rPr>
                    <w:tab/>
                    <w:t>$a African Americans $x Intellectual life.</w:t>
                  </w:r>
                </w:p>
                <w:p w:rsidR="00EC4D85" w:rsidRPr="00805E65" w:rsidRDefault="00EC4D85" w:rsidP="00DA03DC">
                  <w:pPr>
                    <w:rPr>
                      <w:color w:val="000000"/>
                    </w:rPr>
                  </w:pPr>
                  <w:proofErr w:type="gramStart"/>
                  <w:r w:rsidRPr="00805E65">
                    <w:rPr>
                      <w:color w:val="000000"/>
                    </w:rPr>
                    <w:t xml:space="preserve">651  </w:t>
                  </w:r>
                  <w:r w:rsidR="00DA03DC">
                    <w:rPr>
                      <w:color w:val="000000"/>
                    </w:rPr>
                    <w:t>#</w:t>
                  </w:r>
                  <w:proofErr w:type="gramEnd"/>
                  <w:r w:rsidRPr="00805E65">
                    <w:rPr>
                      <w:color w:val="000000"/>
                    </w:rPr>
                    <w:t>0</w:t>
                  </w:r>
                  <w:r w:rsidRPr="00805E65">
                    <w:rPr>
                      <w:color w:val="000000"/>
                    </w:rPr>
                    <w:tab/>
                    <w:t xml:space="preserve">$a </w:t>
                  </w:r>
                  <w:smartTag w:uri="urn:schemas-microsoft-com:office:smarttags" w:element="place">
                    <w:smartTag w:uri="urn:schemas-microsoft-com:office:smarttags" w:element="country-region">
                      <w:r w:rsidRPr="00805E65">
                        <w:rPr>
                          <w:color w:val="000000"/>
                        </w:rPr>
                        <w:t>United States</w:t>
                      </w:r>
                    </w:smartTag>
                  </w:smartTag>
                  <w:r w:rsidRPr="00805E65">
                    <w:rPr>
                      <w:color w:val="000000"/>
                    </w:rPr>
                    <w:t xml:space="preserve">. </w:t>
                  </w:r>
                  <w:proofErr w:type="gramStart"/>
                  <w:r w:rsidRPr="00805E65">
                    <w:rPr>
                      <w:color w:val="000000"/>
                    </w:rPr>
                    <w:t>$x Civilization $x African American influences.</w:t>
                  </w:r>
                  <w:proofErr w:type="gramEnd"/>
                </w:p>
                <w:p w:rsidR="00EC4D85" w:rsidRPr="00DA03DC" w:rsidRDefault="00DA03DC" w:rsidP="00DA03DC">
                  <w:pPr>
                    <w:rPr>
                      <w:color w:val="000000"/>
                      <w:lang w:val="pt-BR"/>
                    </w:rPr>
                  </w:pPr>
                  <w:r w:rsidRPr="00DA03DC">
                    <w:rPr>
                      <w:color w:val="000000"/>
                      <w:lang w:val="pt-BR"/>
                    </w:rPr>
                    <w:t xml:space="preserve">710  </w:t>
                  </w:r>
                  <w:r w:rsidR="00EC4D85" w:rsidRPr="00DA03DC">
                    <w:rPr>
                      <w:color w:val="000000"/>
                      <w:lang w:val="pt-BR"/>
                    </w:rPr>
                    <w:t>2</w:t>
                  </w:r>
                  <w:r w:rsidRPr="00DA03DC">
                    <w:rPr>
                      <w:color w:val="000000"/>
                      <w:lang w:val="pt-BR"/>
                    </w:rPr>
                    <w:t>#</w:t>
                  </w:r>
                  <w:r w:rsidR="00EC4D85" w:rsidRPr="00DA03DC">
                    <w:rPr>
                      <w:color w:val="000000"/>
                      <w:lang w:val="pt-BR"/>
                    </w:rPr>
                    <w:t xml:space="preserve"> </w:t>
                  </w:r>
                  <w:r w:rsidR="00EC4D85" w:rsidRPr="00DA03DC">
                    <w:rPr>
                      <w:color w:val="000000"/>
                      <w:lang w:val="pt-BR"/>
                    </w:rPr>
                    <w:tab/>
                    <w:t>$a Africana.com  Inc.</w:t>
                  </w:r>
                </w:p>
                <w:p w:rsidR="00EC4D85" w:rsidRPr="00DA03DC" w:rsidRDefault="00DA03DC" w:rsidP="00B27206">
                  <w:pPr>
                    <w:rPr>
                      <w:lang w:val="pt-BR"/>
                    </w:rPr>
                  </w:pPr>
                  <w:r w:rsidRPr="00DA03DC">
                    <w:rPr>
                      <w:lang w:val="pt-BR"/>
                    </w:rPr>
                    <w:t xml:space="preserve">856  </w:t>
                  </w:r>
                  <w:r w:rsidR="00EC4D85" w:rsidRPr="00DA03DC">
                    <w:rPr>
                      <w:lang w:val="pt-BR"/>
                    </w:rPr>
                    <w:t>40</w:t>
                  </w:r>
                  <w:r w:rsidR="00EC4D85" w:rsidRPr="00DA03DC">
                    <w:rPr>
                      <w:lang w:val="pt-BR"/>
                    </w:rPr>
                    <w:tab/>
                    <w:t>$u http://www.africana.com</w:t>
                  </w:r>
                </w:p>
                <w:p w:rsidR="00EC4D85" w:rsidRPr="00DA03DC" w:rsidRDefault="00EC4D85" w:rsidP="00B27206">
                  <w:pPr>
                    <w:rPr>
                      <w:lang w:val="pt-BR"/>
                    </w:rPr>
                  </w:pPr>
                </w:p>
              </w:txbxContent>
            </v:textbox>
          </v:shape>
        </w:pict>
      </w:r>
    </w:p>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Pr>
        <w:tabs>
          <w:tab w:val="left" w:pos="-720"/>
        </w:tabs>
        <w:suppressAutoHyphens/>
      </w:pPr>
    </w:p>
    <w:p w:rsidR="00B27206" w:rsidRDefault="00B27206" w:rsidP="00B27206"/>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AB5BA9">
      <w:pPr>
        <w:pStyle w:val="Heading2"/>
      </w:pPr>
      <w:r>
        <w:t>Comments:</w:t>
      </w:r>
    </w:p>
    <w:p w:rsidR="00B27206" w:rsidRDefault="00B27206" w:rsidP="00B27206">
      <w:pPr>
        <w:rPr>
          <w:b/>
          <w:bCs/>
        </w:rPr>
      </w:pPr>
    </w:p>
    <w:p w:rsidR="00B27206" w:rsidRDefault="00B27206" w:rsidP="00B27206">
      <w:pPr>
        <w:rPr>
          <w:b/>
          <w:bCs/>
        </w:rPr>
      </w:pPr>
      <w:r>
        <w:t>When viewed again, this site has a new title on the homepage, so the previous title is moved to a 247 field, with the date it was viewed supplied in the 247 $</w:t>
      </w:r>
      <w:proofErr w:type="gramStart"/>
      <w:r>
        <w:t>f,</w:t>
      </w:r>
      <w:proofErr w:type="gramEnd"/>
      <w:r>
        <w:t xml:space="preserve"> and the current title is given in the 245.  The source of title note is updated to reflect the most current viewing date. The subtitle was modified to show absence of initial “The” and the 246 was modified to reflect change in the title bar title.   </w:t>
      </w:r>
    </w:p>
    <w:p w:rsidR="00B27206" w:rsidRDefault="00B27206" w:rsidP="00B27206">
      <w:pPr>
        <w:tabs>
          <w:tab w:val="left" w:pos="-720"/>
        </w:tabs>
        <w:suppressAutoHyphens/>
      </w:pPr>
    </w:p>
    <w:p w:rsidR="00B27206" w:rsidRDefault="00B27206" w:rsidP="00AB5BA9">
      <w:pPr>
        <w:pStyle w:val="Heading2"/>
        <w:rPr>
          <w:b/>
          <w:bCs/>
        </w:rPr>
      </w:pPr>
      <w:r>
        <w:br w:type="page"/>
      </w:r>
      <w:r w:rsidRPr="005A5F40">
        <w:lastRenderedPageBreak/>
        <w:t>Figure 5:</w:t>
      </w:r>
      <w:r>
        <w:rPr>
          <w:b/>
          <w:bCs/>
        </w:rPr>
        <w:t xml:space="preserve"> </w:t>
      </w:r>
      <w:r>
        <w:t>Online integrating resource 3--initial viewing (Nov. 24, 2001)</w:t>
      </w:r>
    </w:p>
    <w:p w:rsidR="00B27206" w:rsidRDefault="00C9732C" w:rsidP="00B27206">
      <w:pPr>
        <w:tabs>
          <w:tab w:val="left" w:pos="-720"/>
        </w:tabs>
        <w:suppressAutoHyphens/>
      </w:pPr>
      <w:r>
        <w:object w:dxaOrig="9511" w:dyaOrig="8341">
          <v:shape id="_x0000_i1057" type="#_x0000_t75" alt="Web snapshot: Fibromyalgia" style="width:468pt;height:410.25pt" o:ole="">
            <v:imagedata r:id="rId14" o:title=""/>
          </v:shape>
          <o:OLEObject Type="Embed" ProgID="MSPhotoEd.3" ShapeID="_x0000_i1057" DrawAspect="Content" ObjectID="_1368629419" r:id="rId15"/>
        </w:object>
      </w:r>
    </w:p>
    <w:p w:rsidR="00B27206" w:rsidRDefault="00B27206" w:rsidP="00B27206">
      <w:pPr>
        <w:tabs>
          <w:tab w:val="left" w:pos="-720"/>
        </w:tabs>
        <w:suppressAutoHyphens/>
      </w:pPr>
      <w:r>
        <w:br w:type="page"/>
      </w:r>
    </w:p>
    <w:p w:rsidR="00B27206" w:rsidRDefault="00B27206" w:rsidP="00AB5BA9">
      <w:pPr>
        <w:pStyle w:val="Heading2"/>
      </w:pPr>
      <w:r>
        <w:t>Bibliographic record for Figure 5</w:t>
      </w:r>
    </w:p>
    <w:p w:rsidR="00B27206" w:rsidRDefault="00B27206" w:rsidP="00B27206">
      <w:pPr>
        <w:tabs>
          <w:tab w:val="left" w:pos="-720"/>
        </w:tabs>
        <w:suppressAutoHyphens/>
      </w:pPr>
    </w:p>
    <w:p w:rsidR="00B27206" w:rsidRDefault="00B27206" w:rsidP="00B27206">
      <w:pPr>
        <w:tabs>
          <w:tab w:val="left" w:pos="-720"/>
        </w:tabs>
        <w:suppressAutoHyphens/>
      </w:pPr>
      <w:r>
        <w:rPr>
          <w:noProof/>
          <w:sz w:val="20"/>
        </w:rPr>
        <w:pict>
          <v:shape id="_x0000_s1272" type="#_x0000_t202" style="position:absolute;margin-left:-18pt;margin-top:.6pt;width:513pt;height:333pt;z-index:251688960">
            <v:textbox style="mso-next-textbox:#_x0000_s1272">
              <w:txbxContent>
                <w:p w:rsidR="00EC4D85" w:rsidRDefault="00EC4D85" w:rsidP="00B27206">
                  <w:pPr>
                    <w:tabs>
                      <w:tab w:val="left" w:pos="-720"/>
                    </w:tabs>
                    <w:suppressAutoHyphens/>
                  </w:pPr>
                </w:p>
                <w:p w:rsidR="00EC4D85" w:rsidRDefault="00EC4D85" w:rsidP="00B27206">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B27206">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 xml:space="preserve">■ </w:t>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cau</w:t>
                  </w:r>
                  <w:proofErr w:type="spellEnd"/>
                  <w:r>
                    <w:rPr>
                      <w:color w:val="000000"/>
                      <w:szCs w:val="48"/>
                    </w:rPr>
                    <w:t xml:space="preserve"> </w:t>
                  </w:r>
                </w:p>
                <w:p w:rsidR="00EC4D85" w:rsidRDefault="00EC4D85" w:rsidP="00B27206">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B27206">
                  <w:pPr>
                    <w:autoSpaceDE w:val="0"/>
                    <w:autoSpaceDN w:val="0"/>
                    <w:adjustRightInd w:val="0"/>
                    <w:rPr>
                      <w:color w:val="000000"/>
                      <w:szCs w:val="48"/>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200u</w:t>
                  </w:r>
                  <w:proofErr w:type="gramStart"/>
                  <w:r>
                    <w:rPr>
                      <w:color w:val="000000"/>
                      <w:szCs w:val="48"/>
                    </w:rPr>
                    <w:t>,9999</w:t>
                  </w:r>
                  <w:proofErr w:type="gramEnd"/>
                </w:p>
                <w:p w:rsidR="00EC4D85" w:rsidRDefault="00EC4D85" w:rsidP="00B27206">
                  <w:pPr>
                    <w:tabs>
                      <w:tab w:val="left" w:pos="-720"/>
                    </w:tabs>
                    <w:suppressAutoHyphens/>
                  </w:pPr>
                </w:p>
                <w:p w:rsidR="00EC4D85" w:rsidRDefault="00EC4D85" w:rsidP="00B27206">
                  <w:r>
                    <w:t>006</w:t>
                  </w:r>
                  <w:r>
                    <w:tab/>
                  </w:r>
                  <w:r>
                    <w:tab/>
                    <w:t>Type: m</w:t>
                  </w:r>
                  <w:r>
                    <w:tab/>
                  </w:r>
                  <w:proofErr w:type="spellStart"/>
                  <w:r>
                    <w:t>Audn</w:t>
                  </w:r>
                  <w:proofErr w:type="spellEnd"/>
                  <w:r>
                    <w:t>:</w:t>
                  </w:r>
                  <w:r>
                    <w:tab/>
                  </w:r>
                  <w:r>
                    <w:tab/>
                    <w:t>File:</w:t>
                  </w:r>
                  <w:r>
                    <w:tab/>
                    <w:t>d</w:t>
                  </w:r>
                  <w:r>
                    <w:tab/>
                  </w:r>
                  <w:proofErr w:type="spellStart"/>
                  <w:r>
                    <w:t>GPub</w:t>
                  </w:r>
                  <w:proofErr w:type="spellEnd"/>
                  <w:r>
                    <w:t>:</w:t>
                  </w:r>
                </w:p>
                <w:p w:rsidR="00EC4D85" w:rsidRDefault="00EC4D85" w:rsidP="00B27206"/>
                <w:p w:rsidR="00EC4D85" w:rsidRDefault="00EC4D85" w:rsidP="00DA03DC">
                  <w:pPr>
                    <w:rPr>
                      <w:ins w:id="43" w:author="vbross" w:date="2011-06-03T17:53:00Z"/>
                      <w:lang w:val="pt-BR"/>
                    </w:rPr>
                  </w:pPr>
                  <w:r w:rsidRPr="00DA03DC">
                    <w:rPr>
                      <w:lang w:val="pt-BR"/>
                    </w:rPr>
                    <w:t xml:space="preserve">007  </w:t>
                  </w:r>
                  <w:r w:rsidR="00DA03DC" w:rsidRPr="00DA03DC">
                    <w:rPr>
                      <w:lang w:val="pt-BR"/>
                    </w:rPr>
                    <w:t>##</w:t>
                  </w:r>
                  <w:r w:rsidRPr="00DA03DC">
                    <w:rPr>
                      <w:lang w:val="pt-BR"/>
                    </w:rPr>
                    <w:tab/>
                    <w:t>$a c $b r $d m $e n</w:t>
                  </w:r>
                </w:p>
                <w:p w:rsidR="00AF31B7" w:rsidRPr="00DA03DC" w:rsidRDefault="00AF31B7" w:rsidP="00DA03DC">
                  <w:pPr>
                    <w:rPr>
                      <w:lang w:val="pt-BR"/>
                    </w:rPr>
                  </w:pPr>
                  <w:ins w:id="44" w:author="vbross" w:date="2011-06-03T17:53:00Z">
                    <w:r>
                      <w:rPr>
                        <w:lang w:val="pt-BR"/>
                      </w:rPr>
                      <w:t>010  ##            $a 2007123467</w:t>
                    </w:r>
                  </w:ins>
                </w:p>
                <w:p w:rsidR="00EC4D85" w:rsidRPr="00DA03DC" w:rsidRDefault="00EC4D85" w:rsidP="00DA03DC">
                  <w:pPr>
                    <w:rPr>
                      <w:lang w:val="pt-BR"/>
                    </w:rPr>
                  </w:pPr>
                  <w:r w:rsidRPr="00DA03DC">
                    <w:rPr>
                      <w:lang w:val="pt-BR"/>
                    </w:rPr>
                    <w:t xml:space="preserve">040  </w:t>
                  </w:r>
                  <w:r w:rsidR="00DA03DC" w:rsidRPr="00DA03DC">
                    <w:rPr>
                      <w:lang w:val="pt-BR"/>
                    </w:rPr>
                    <w:t>##</w:t>
                  </w:r>
                  <w:r w:rsidRPr="00DA03DC">
                    <w:rPr>
                      <w:lang w:val="pt-BR"/>
                    </w:rPr>
                    <w:t xml:space="preserve"> </w:t>
                  </w:r>
                  <w:r w:rsidRPr="00DA03DC">
                    <w:rPr>
                      <w:lang w:val="pt-BR"/>
                    </w:rPr>
                    <w:tab/>
                    <w:t>$a XXX $c XXX</w:t>
                  </w:r>
                </w:p>
                <w:p w:rsidR="00EC4D85" w:rsidRDefault="00EC4D85" w:rsidP="00DA03DC">
                  <w:pPr>
                    <w:rPr>
                      <w:ins w:id="45" w:author="vbross" w:date="2011-06-03T17:53:00Z"/>
                    </w:rPr>
                  </w:pPr>
                  <w:proofErr w:type="gramStart"/>
                  <w:r>
                    <w:t>041  0</w:t>
                  </w:r>
                  <w:proofErr w:type="gramEnd"/>
                  <w:r w:rsidR="00DA03DC">
                    <w:t>#</w:t>
                  </w:r>
                  <w:r>
                    <w:tab/>
                    <w:t>$a eng $a spa</w:t>
                  </w:r>
                </w:p>
                <w:p w:rsidR="00AF31B7" w:rsidRDefault="00AF31B7" w:rsidP="00DA03DC">
                  <w:proofErr w:type="gramStart"/>
                  <w:ins w:id="46" w:author="vbross" w:date="2011-06-03T17:53:00Z">
                    <w:r>
                      <w:t>042  #</w:t>
                    </w:r>
                    <w:proofErr w:type="gramEnd"/>
                    <w:r>
                      <w:t xml:space="preserve">#            $a </w:t>
                    </w:r>
                    <w:proofErr w:type="spellStart"/>
                    <w:r>
                      <w:t>pcc</w:t>
                    </w:r>
                  </w:ins>
                  <w:proofErr w:type="spellEnd"/>
                </w:p>
                <w:p w:rsidR="00EC4D85" w:rsidRDefault="00EC4D85" w:rsidP="00DA03DC">
                  <w:proofErr w:type="gramStart"/>
                  <w:r>
                    <w:t xml:space="preserve">060  </w:t>
                  </w:r>
                  <w:r w:rsidR="00DA03DC">
                    <w:t>#</w:t>
                  </w:r>
                  <w:proofErr w:type="gramEnd"/>
                  <w:r>
                    <w:t>4</w:t>
                  </w:r>
                  <w:r>
                    <w:tab/>
                    <w:t>$a WE 544</w:t>
                  </w:r>
                </w:p>
                <w:p w:rsidR="00EC4D85" w:rsidRDefault="00EC4D85" w:rsidP="00B27206">
                  <w:pPr>
                    <w:ind w:left="1440" w:hanging="1440"/>
                  </w:pPr>
                  <w:proofErr w:type="gramStart"/>
                  <w:r>
                    <w:t>245  00</w:t>
                  </w:r>
                  <w:proofErr w:type="gramEnd"/>
                  <w:r>
                    <w:tab/>
                    <w:t>$a About fibromyalgia $h [electronic resource].</w:t>
                  </w:r>
                </w:p>
                <w:p w:rsidR="00EC4D85" w:rsidRDefault="00EC4D85" w:rsidP="00DA03DC">
                  <w:proofErr w:type="gramStart"/>
                  <w:r>
                    <w:t xml:space="preserve">260  </w:t>
                  </w:r>
                  <w:r w:rsidR="000A519A">
                    <w:t>3</w:t>
                  </w:r>
                  <w:proofErr w:type="gramEnd"/>
                  <w:r w:rsidR="00DA03DC">
                    <w:t>#</w:t>
                  </w:r>
                  <w:r>
                    <w:tab/>
                    <w:t xml:space="preserve">$a </w:t>
                  </w:r>
                  <w:smartTag w:uri="urn:schemas-microsoft-com:office:smarttags" w:element="place">
                    <w:smartTag w:uri="urn:schemas-microsoft-com:office:smarttags" w:element="City">
                      <w:r>
                        <w:t>Orange</w:t>
                      </w:r>
                    </w:smartTag>
                    <w:r>
                      <w:t xml:space="preserve">, </w:t>
                    </w:r>
                    <w:smartTag w:uri="urn:schemas-microsoft-com:office:smarttags" w:element="State">
                      <w:r>
                        <w:t>CA</w:t>
                      </w:r>
                    </w:smartTag>
                  </w:smartTag>
                  <w:r>
                    <w:t xml:space="preserve">  : $b National Fibromyalgia Awareness Campaign</w:t>
                  </w:r>
                </w:p>
                <w:p w:rsidR="00EC4D85" w:rsidRDefault="00EC4D85" w:rsidP="00DA03DC">
                  <w:proofErr w:type="gramStart"/>
                  <w:r>
                    <w:t xml:space="preserve">546  </w:t>
                  </w:r>
                  <w:r w:rsidR="00DA03DC">
                    <w:t>#</w:t>
                  </w:r>
                  <w:proofErr w:type="gramEnd"/>
                  <w:r w:rsidR="00DA03DC">
                    <w:t>#</w:t>
                  </w:r>
                  <w:r>
                    <w:tab/>
                    <w:t>$a Text in English and Spanish.</w:t>
                  </w:r>
                </w:p>
                <w:p w:rsidR="00EC4D85" w:rsidDel="00AF31B7" w:rsidRDefault="00EC4D85" w:rsidP="00DA03DC">
                  <w:pPr>
                    <w:rPr>
                      <w:del w:id="47" w:author="vbross" w:date="2011-06-03T17:53:00Z"/>
                    </w:rPr>
                  </w:pPr>
                  <w:del w:id="48" w:author="vbross" w:date="2011-06-03T17:53:00Z">
                    <w:r w:rsidDel="00AF31B7">
                      <w:delText xml:space="preserve">538  </w:delText>
                    </w:r>
                    <w:r w:rsidR="00DA03DC" w:rsidDel="00AF31B7">
                      <w:delText>##</w:delText>
                    </w:r>
                    <w:r w:rsidDel="00AF31B7">
                      <w:tab/>
                      <w:delText>$a Mode of access: World Wide Web.</w:delText>
                    </w:r>
                  </w:del>
                </w:p>
                <w:p w:rsidR="00EC4D85" w:rsidRDefault="00EC4D85" w:rsidP="00DA03DC">
                  <w:del w:id="49" w:author="vbross" w:date="2011-06-03T17:53:00Z">
                    <w:r w:rsidDel="00AF31B7">
                      <w:delText xml:space="preserve">500  </w:delText>
                    </w:r>
                  </w:del>
                  <w:proofErr w:type="gramStart"/>
                  <w:ins w:id="50" w:author="vbross" w:date="2011-06-03T17:53:00Z">
                    <w:r w:rsidR="00AF31B7">
                      <w:t>588</w:t>
                    </w:r>
                    <w:r w:rsidR="00AF31B7">
                      <w:t xml:space="preserve">  </w:t>
                    </w:r>
                  </w:ins>
                  <w:r w:rsidR="00DA03DC">
                    <w:t>#</w:t>
                  </w:r>
                  <w:proofErr w:type="gramEnd"/>
                  <w:r w:rsidR="00DA03DC">
                    <w:t>#</w:t>
                  </w:r>
                  <w:r>
                    <w:tab/>
                    <w:t>$a Title from caption (viewed Nov. 24, 2001).</w:t>
                  </w:r>
                </w:p>
                <w:p w:rsidR="00EC4D85" w:rsidRDefault="00EC4D85" w:rsidP="00DA03DC">
                  <w:proofErr w:type="gramStart"/>
                  <w:r>
                    <w:t xml:space="preserve">650  </w:t>
                  </w:r>
                  <w:r w:rsidR="00DA03DC">
                    <w:t>#</w:t>
                  </w:r>
                  <w:proofErr w:type="gramEnd"/>
                  <w:r>
                    <w:t>2</w:t>
                  </w:r>
                  <w:r>
                    <w:tab/>
                    <w:t>$a Fibromyalgia $v Popular Works.</w:t>
                  </w:r>
                </w:p>
                <w:p w:rsidR="00EC4D85" w:rsidRDefault="00DA03DC" w:rsidP="00DA03DC">
                  <w:proofErr w:type="gramStart"/>
                  <w:r>
                    <w:t xml:space="preserve">710  </w:t>
                  </w:r>
                  <w:r w:rsidR="00EC4D85">
                    <w:t>2</w:t>
                  </w:r>
                  <w:proofErr w:type="gramEnd"/>
                  <w:r>
                    <w:t>#</w:t>
                  </w:r>
                  <w:r w:rsidR="00EC4D85">
                    <w:t xml:space="preserve"> </w:t>
                  </w:r>
                  <w:r w:rsidR="00EC4D85">
                    <w:tab/>
                    <w:t>$a National Fibromyalgia Awareness Campaign.</w:t>
                  </w:r>
                </w:p>
                <w:p w:rsidR="00EC4D85" w:rsidRPr="00DA03DC" w:rsidRDefault="00EC4D85" w:rsidP="00DA03DC">
                  <w:pPr>
                    <w:rPr>
                      <w:lang w:val="pl-PL"/>
                    </w:rPr>
                  </w:pPr>
                  <w:r w:rsidRPr="00DA03DC">
                    <w:rPr>
                      <w:lang w:val="pl-PL"/>
                    </w:rPr>
                    <w:t>856  40</w:t>
                  </w:r>
                  <w:r w:rsidRPr="00DA03DC">
                    <w:rPr>
                      <w:lang w:val="pl-PL"/>
                    </w:rPr>
                    <w:tab/>
                    <w:t>$u http://fmaware.org/fminfo/brochure.htm</w:t>
                  </w:r>
                </w:p>
                <w:p w:rsidR="00EC4D85" w:rsidRPr="00DA03DC" w:rsidRDefault="00EC4D85" w:rsidP="00B27206">
                  <w:pPr>
                    <w:rPr>
                      <w:lang w:val="pl-PL"/>
                    </w:rPr>
                  </w:pPr>
                </w:p>
              </w:txbxContent>
            </v:textbox>
          </v:shape>
        </w:pict>
      </w: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Pr>
        <w:tabs>
          <w:tab w:val="left" w:pos="-720"/>
        </w:tabs>
        <w:suppressAutoHyphens/>
      </w:pPr>
    </w:p>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Pr>
        <w:rPr>
          <w:b/>
          <w:bCs/>
        </w:rPr>
      </w:pPr>
    </w:p>
    <w:p w:rsidR="00B27206" w:rsidRDefault="00B27206" w:rsidP="00B27206">
      <w:pPr>
        <w:rPr>
          <w:b/>
          <w:bCs/>
        </w:rPr>
      </w:pPr>
    </w:p>
    <w:p w:rsidR="00B27206" w:rsidRDefault="00B27206" w:rsidP="00AB5BA9">
      <w:pPr>
        <w:pStyle w:val="Heading2"/>
      </w:pPr>
      <w:r>
        <w:t>Comments:</w:t>
      </w:r>
    </w:p>
    <w:p w:rsidR="00B27206" w:rsidRDefault="00B27206" w:rsidP="00B27206"/>
    <w:p w:rsidR="00B27206" w:rsidRDefault="00B27206" w:rsidP="00B27206">
      <w:r>
        <w:t xml:space="preserve">This updating </w:t>
      </w:r>
      <w:r w:rsidR="001153B4">
        <w:t>Web site</w:t>
      </w:r>
      <w:r>
        <w:t xml:space="preserve"> has no explicit publication date, so no 260 $c is given.  The only date on the resource is a single copyright date which matches the current year of viewing, so at this point it cannot be determined if this is a date that is likely to change every year or actually reflects the true beginning date for the resource.  A 546 note is made to indicate that the user can view the text in either English or Spanish and that information is also coded in the 041 field.</w:t>
      </w:r>
    </w:p>
    <w:p w:rsidR="00B27206" w:rsidRDefault="00B27206" w:rsidP="00AB5BA9">
      <w:pPr>
        <w:pStyle w:val="Heading2"/>
      </w:pPr>
      <w:r>
        <w:br w:type="page"/>
      </w:r>
      <w:r w:rsidRPr="005A5F40">
        <w:lastRenderedPageBreak/>
        <w:t>Figure 6:</w:t>
      </w:r>
      <w:r>
        <w:rPr>
          <w:b/>
          <w:bCs/>
        </w:rPr>
        <w:t xml:space="preserve"> </w:t>
      </w:r>
      <w:r>
        <w:t>Online integrating resource 3--second viewing (Mar. 30, 2003)</w:t>
      </w:r>
    </w:p>
    <w:p w:rsidR="00B27206" w:rsidRDefault="00B27206" w:rsidP="00B27206">
      <w:pPr>
        <w:pStyle w:val="Header"/>
        <w:tabs>
          <w:tab w:val="clear" w:pos="4320"/>
          <w:tab w:val="clear" w:pos="8640"/>
        </w:tabs>
      </w:pPr>
    </w:p>
    <w:p w:rsidR="00B27206" w:rsidRDefault="00AF2E85" w:rsidP="00B27206">
      <w:r>
        <w:pict>
          <v:shape id="_x0000_i1058" type="#_x0000_t75" alt="Figure 6: Online integrating resource 3--second viewing (Mar. 30, 2003) NFA web site screen shot " style="width:477.75pt;height:480pt" o:bordertopcolor="this" o:borderleftcolor="this" o:borderbottomcolor="this" o:borderrightcolor="this">
            <v:imagedata r:id="rId16" o:title="fibromyalgiiasecond"/>
            <w10:bordertop type="single" width="4"/>
            <w10:borderleft type="single" width="4"/>
            <w10:borderbottom type="single" width="4"/>
            <w10:borderright type="single" width="4"/>
          </v:shape>
        </w:pict>
      </w:r>
    </w:p>
    <w:p w:rsidR="00B27206" w:rsidRDefault="00B27206" w:rsidP="00B27206"/>
    <w:p w:rsidR="00B27206" w:rsidRDefault="00B27206" w:rsidP="00B27206"/>
    <w:p w:rsidR="00B27206" w:rsidRDefault="00B27206" w:rsidP="00AB5BA9">
      <w:pPr>
        <w:pStyle w:val="Heading2"/>
      </w:pPr>
      <w:r>
        <w:br w:type="page"/>
      </w:r>
      <w:r>
        <w:lastRenderedPageBreak/>
        <w:t>Bibliographic Record updated to reflect Figure 6</w:t>
      </w:r>
    </w:p>
    <w:p w:rsidR="00B27206" w:rsidRDefault="00B27206" w:rsidP="00B27206"/>
    <w:p w:rsidR="00B27206" w:rsidRDefault="00B27206" w:rsidP="00B27206">
      <w:r>
        <w:rPr>
          <w:noProof/>
          <w:sz w:val="20"/>
        </w:rPr>
        <w:pict>
          <v:shape id="_x0000_s1273" type="#_x0000_t202" style="position:absolute;margin-left:0;margin-top:5.4pt;width:7in;height:387pt;z-index:251689984">
            <v:textbox style="mso-next-textbox:#_x0000_s1273">
              <w:txbxContent>
                <w:p w:rsidR="00EC4D85" w:rsidRDefault="00EC4D85" w:rsidP="00B27206">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B27206">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w:t>
                  </w:r>
                  <w:r>
                    <w:rPr>
                      <w:color w:val="000000"/>
                      <w:szCs w:val="48"/>
                    </w:rPr>
                    <w:tab/>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cau</w:t>
                  </w:r>
                  <w:proofErr w:type="spellEnd"/>
                  <w:r>
                    <w:rPr>
                      <w:color w:val="000000"/>
                      <w:szCs w:val="48"/>
                    </w:rPr>
                    <w:t xml:space="preserve"> </w:t>
                  </w:r>
                </w:p>
                <w:p w:rsidR="00EC4D85" w:rsidRDefault="00EC4D85" w:rsidP="00B27206">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B27206">
                  <w:pPr>
                    <w:autoSpaceDE w:val="0"/>
                    <w:autoSpaceDN w:val="0"/>
                    <w:adjustRightInd w:val="0"/>
                    <w:rPr>
                      <w:color w:val="000000"/>
                      <w:szCs w:val="48"/>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2001</w:t>
                  </w:r>
                  <w:proofErr w:type="gramStart"/>
                  <w:r>
                    <w:rPr>
                      <w:color w:val="000000"/>
                      <w:szCs w:val="48"/>
                    </w:rPr>
                    <w:t>,9999</w:t>
                  </w:r>
                  <w:proofErr w:type="gramEnd"/>
                </w:p>
                <w:p w:rsidR="00EC4D85" w:rsidRDefault="00EC4D85" w:rsidP="00B27206"/>
                <w:p w:rsidR="00EC4D85" w:rsidRDefault="00EC4D85" w:rsidP="00B27206">
                  <w:r>
                    <w:t>006</w:t>
                  </w:r>
                  <w:r>
                    <w:tab/>
                  </w:r>
                  <w:r>
                    <w:tab/>
                    <w:t>Type: m</w:t>
                  </w:r>
                  <w:r>
                    <w:tab/>
                  </w:r>
                  <w:proofErr w:type="spellStart"/>
                  <w:r>
                    <w:t>Audn</w:t>
                  </w:r>
                  <w:proofErr w:type="spellEnd"/>
                  <w:r>
                    <w:t>:</w:t>
                  </w:r>
                  <w:r>
                    <w:tab/>
                  </w:r>
                  <w:r>
                    <w:tab/>
                    <w:t>File:</w:t>
                  </w:r>
                  <w:r>
                    <w:tab/>
                    <w:t>d</w:t>
                  </w:r>
                  <w:r>
                    <w:tab/>
                  </w:r>
                  <w:proofErr w:type="spellStart"/>
                  <w:r>
                    <w:t>GPub</w:t>
                  </w:r>
                  <w:proofErr w:type="spellEnd"/>
                  <w:r>
                    <w:t>:</w:t>
                  </w:r>
                </w:p>
                <w:p w:rsidR="00EC4D85" w:rsidRDefault="00EC4D85" w:rsidP="00B27206"/>
                <w:p w:rsidR="00EC4D85" w:rsidRDefault="00EC4D85" w:rsidP="00DA03DC">
                  <w:pPr>
                    <w:rPr>
                      <w:ins w:id="51" w:author="vbross" w:date="2011-06-03T17:54:00Z"/>
                      <w:lang w:val="pt-BR"/>
                    </w:rPr>
                  </w:pPr>
                  <w:r w:rsidRPr="00DA03DC">
                    <w:rPr>
                      <w:lang w:val="pt-BR"/>
                    </w:rPr>
                    <w:t xml:space="preserve">007  </w:t>
                  </w:r>
                  <w:r w:rsidR="00DA03DC" w:rsidRPr="00DA03DC">
                    <w:rPr>
                      <w:lang w:val="pt-BR"/>
                    </w:rPr>
                    <w:t>##</w:t>
                  </w:r>
                  <w:r w:rsidRPr="00DA03DC">
                    <w:rPr>
                      <w:lang w:val="pt-BR"/>
                    </w:rPr>
                    <w:tab/>
                    <w:t>$a c $b r $d m $e n</w:t>
                  </w:r>
                </w:p>
                <w:p w:rsidR="00AF31B7" w:rsidRPr="00DA03DC" w:rsidRDefault="00AF31B7" w:rsidP="00DA03DC">
                  <w:pPr>
                    <w:rPr>
                      <w:lang w:val="pt-BR"/>
                    </w:rPr>
                  </w:pPr>
                  <w:ins w:id="52" w:author="vbross" w:date="2011-06-03T17:54:00Z">
                    <w:r>
                      <w:rPr>
                        <w:lang w:val="pt-BR"/>
                      </w:rPr>
                      <w:t>010  ##            $a 20071234567</w:t>
                    </w:r>
                  </w:ins>
                </w:p>
                <w:p w:rsidR="00EC4D85" w:rsidRPr="00DA03DC" w:rsidRDefault="00EC4D85" w:rsidP="00DA03DC">
                  <w:pPr>
                    <w:rPr>
                      <w:lang w:val="pt-BR"/>
                    </w:rPr>
                  </w:pPr>
                  <w:r w:rsidRPr="00DA03DC">
                    <w:rPr>
                      <w:lang w:val="pt-BR"/>
                    </w:rPr>
                    <w:t xml:space="preserve">040  </w:t>
                  </w:r>
                  <w:r w:rsidR="00DA03DC" w:rsidRPr="00DA03DC">
                    <w:rPr>
                      <w:lang w:val="pt-BR"/>
                    </w:rPr>
                    <w:t>##</w:t>
                  </w:r>
                  <w:r w:rsidRPr="00DA03DC">
                    <w:rPr>
                      <w:lang w:val="pt-BR"/>
                    </w:rPr>
                    <w:tab/>
                    <w:t>$a XXX $c XXX $d XXX</w:t>
                  </w:r>
                </w:p>
                <w:p w:rsidR="00EC4D85" w:rsidRDefault="00EC4D85" w:rsidP="00DA03DC">
                  <w:pPr>
                    <w:rPr>
                      <w:ins w:id="53" w:author="vbross" w:date="2011-06-03T17:54:00Z"/>
                    </w:rPr>
                  </w:pPr>
                  <w:proofErr w:type="gramStart"/>
                  <w:r>
                    <w:t>041  0</w:t>
                  </w:r>
                  <w:proofErr w:type="gramEnd"/>
                  <w:r w:rsidR="00DA03DC">
                    <w:t>#</w:t>
                  </w:r>
                  <w:r>
                    <w:tab/>
                    <w:t>$a eng $a spa</w:t>
                  </w:r>
                </w:p>
                <w:p w:rsidR="00AF31B7" w:rsidRDefault="00AF31B7" w:rsidP="00DA03DC">
                  <w:proofErr w:type="gramStart"/>
                  <w:ins w:id="54" w:author="vbross" w:date="2011-06-03T17:54:00Z">
                    <w:r>
                      <w:t>042  #</w:t>
                    </w:r>
                    <w:proofErr w:type="gramEnd"/>
                    <w:r>
                      <w:t xml:space="preserve">#            $a </w:t>
                    </w:r>
                    <w:proofErr w:type="spellStart"/>
                    <w:r>
                      <w:t>pcc</w:t>
                    </w:r>
                  </w:ins>
                  <w:proofErr w:type="spellEnd"/>
                </w:p>
                <w:p w:rsidR="00EC4D85" w:rsidRDefault="00EC4D85" w:rsidP="00DA03DC">
                  <w:proofErr w:type="gramStart"/>
                  <w:r>
                    <w:t xml:space="preserve">060  </w:t>
                  </w:r>
                  <w:r w:rsidR="00DA03DC">
                    <w:t>#</w:t>
                  </w:r>
                  <w:proofErr w:type="gramEnd"/>
                  <w:r>
                    <w:t>4</w:t>
                  </w:r>
                  <w:r>
                    <w:tab/>
                    <w:t>$a WE 544</w:t>
                  </w:r>
                </w:p>
                <w:p w:rsidR="00EC4D85" w:rsidRDefault="00EC4D85" w:rsidP="00B27206">
                  <w:pPr>
                    <w:ind w:left="1440" w:hanging="1440"/>
                  </w:pPr>
                  <w:proofErr w:type="gramStart"/>
                  <w:r>
                    <w:t>245  00</w:t>
                  </w:r>
                  <w:proofErr w:type="gramEnd"/>
                  <w:r>
                    <w:tab/>
                    <w:t>About fibromyalgia $h [electronic resource].</w:t>
                  </w:r>
                </w:p>
                <w:p w:rsidR="00EC4D85" w:rsidRDefault="00EC4D85" w:rsidP="000A519A">
                  <w:pPr>
                    <w:rPr>
                      <w:color w:val="000000"/>
                    </w:rPr>
                  </w:pPr>
                  <w:proofErr w:type="gramStart"/>
                  <w:r>
                    <w:rPr>
                      <w:b/>
                      <w:color w:val="000000"/>
                    </w:rPr>
                    <w:t xml:space="preserve">260  </w:t>
                  </w:r>
                  <w:r w:rsidR="000A519A">
                    <w:rPr>
                      <w:b/>
                      <w:color w:val="000000"/>
                    </w:rPr>
                    <w:t>3</w:t>
                  </w:r>
                  <w:proofErr w:type="gramEnd"/>
                  <w:r w:rsidR="00DA03DC">
                    <w:t>#</w:t>
                  </w:r>
                  <w:r>
                    <w:rPr>
                      <w:color w:val="000000"/>
                    </w:rPr>
                    <w:tab/>
                    <w:t xml:space="preserve">$a </w:t>
                  </w:r>
                  <w:smartTag w:uri="urn:schemas-microsoft-com:office:smarttags" w:element="place">
                    <w:smartTag w:uri="urn:schemas-microsoft-com:office:smarttags" w:element="City">
                      <w:r>
                        <w:rPr>
                          <w:color w:val="000000"/>
                        </w:rPr>
                        <w:t>Orange</w:t>
                      </w:r>
                    </w:smartTag>
                    <w:r>
                      <w:rPr>
                        <w:color w:val="000000"/>
                      </w:rPr>
                      <w:t xml:space="preserve">, </w:t>
                    </w:r>
                    <w:smartTag w:uri="urn:schemas-microsoft-com:office:smarttags" w:element="State">
                      <w:r>
                        <w:rPr>
                          <w:color w:val="000000"/>
                        </w:rPr>
                        <w:t>CA</w:t>
                      </w:r>
                    </w:smartTag>
                  </w:smartTag>
                  <w:r>
                    <w:rPr>
                      <w:color w:val="000000"/>
                    </w:rPr>
                    <w:t xml:space="preserve">  : $b </w:t>
                  </w:r>
                  <w:r>
                    <w:rPr>
                      <w:b/>
                      <w:color w:val="000000"/>
                    </w:rPr>
                    <w:t>National Fibromyalgia Association</w:t>
                  </w:r>
                </w:p>
                <w:p w:rsidR="00EC4D85" w:rsidRDefault="00EC4D85" w:rsidP="00DA03DC">
                  <w:pPr>
                    <w:rPr>
                      <w:color w:val="000000"/>
                    </w:rPr>
                  </w:pPr>
                  <w:proofErr w:type="gramStart"/>
                  <w:r>
                    <w:rPr>
                      <w:color w:val="000000"/>
                    </w:rPr>
                    <w:t>362  1</w:t>
                  </w:r>
                  <w:proofErr w:type="gramEnd"/>
                  <w:r w:rsidR="00DA03DC">
                    <w:rPr>
                      <w:color w:val="000000"/>
                    </w:rPr>
                    <w:t>#</w:t>
                  </w:r>
                  <w:r>
                    <w:rPr>
                      <w:color w:val="000000"/>
                    </w:rPr>
                    <w:tab/>
                    <w:t xml:space="preserve">$a </w:t>
                  </w:r>
                  <w:r>
                    <w:rPr>
                      <w:b/>
                      <w:bCs/>
                      <w:color w:val="000000"/>
                    </w:rPr>
                    <w:t>Began in 2001?</w:t>
                  </w:r>
                  <w:r>
                    <w:rPr>
                      <w:color w:val="000000"/>
                    </w:rPr>
                    <w:tab/>
                  </w:r>
                  <w:r>
                    <w:rPr>
                      <w:color w:val="000000"/>
                    </w:rPr>
                    <w:tab/>
                  </w:r>
                </w:p>
                <w:p w:rsidR="00EC4D85" w:rsidRDefault="00EC4D85" w:rsidP="00DA03DC">
                  <w:pPr>
                    <w:rPr>
                      <w:color w:val="000000"/>
                    </w:rPr>
                  </w:pPr>
                  <w:proofErr w:type="gramStart"/>
                  <w:r>
                    <w:rPr>
                      <w:color w:val="000000"/>
                    </w:rPr>
                    <w:t xml:space="preserve">546  </w:t>
                  </w:r>
                  <w:r w:rsidR="00DA03DC">
                    <w:t>#</w:t>
                  </w:r>
                  <w:proofErr w:type="gramEnd"/>
                  <w:r w:rsidR="00DA03DC">
                    <w:t>#</w:t>
                  </w:r>
                  <w:r>
                    <w:rPr>
                      <w:color w:val="000000"/>
                    </w:rPr>
                    <w:tab/>
                    <w:t>$a Text in English and Spanish.</w:t>
                  </w:r>
                </w:p>
                <w:p w:rsidR="00EC4D85" w:rsidDel="00AF31B7" w:rsidRDefault="00EC4D85" w:rsidP="00DA03DC">
                  <w:pPr>
                    <w:rPr>
                      <w:del w:id="55" w:author="vbross" w:date="2011-06-03T17:54:00Z"/>
                      <w:color w:val="000000"/>
                    </w:rPr>
                  </w:pPr>
                  <w:del w:id="56" w:author="vbross" w:date="2011-06-03T17:54:00Z">
                    <w:r w:rsidDel="00AF31B7">
                      <w:rPr>
                        <w:color w:val="000000"/>
                      </w:rPr>
                      <w:delText xml:space="preserve">538  </w:delText>
                    </w:r>
                    <w:r w:rsidR="00DA03DC" w:rsidDel="00AF31B7">
                      <w:delText>##</w:delText>
                    </w:r>
                    <w:r w:rsidDel="00AF31B7">
                      <w:rPr>
                        <w:color w:val="000000"/>
                      </w:rPr>
                      <w:tab/>
                      <w:delText>$a Mode of access: World Wide Web.</w:delText>
                    </w:r>
                  </w:del>
                </w:p>
                <w:p w:rsidR="00EC4D85" w:rsidRDefault="00EC4D85" w:rsidP="00DA03DC">
                  <w:pPr>
                    <w:rPr>
                      <w:color w:val="000000"/>
                    </w:rPr>
                  </w:pPr>
                  <w:del w:id="57" w:author="vbross" w:date="2011-06-03T17:54:00Z">
                    <w:r w:rsidDel="00AF31B7">
                      <w:rPr>
                        <w:b/>
                        <w:color w:val="000000"/>
                      </w:rPr>
                      <w:delText>500</w:delText>
                    </w:r>
                    <w:r w:rsidDel="00AF31B7">
                      <w:rPr>
                        <w:color w:val="000000"/>
                      </w:rPr>
                      <w:delText xml:space="preserve">  </w:delText>
                    </w:r>
                  </w:del>
                  <w:proofErr w:type="gramStart"/>
                  <w:ins w:id="58" w:author="vbross" w:date="2011-06-03T17:54:00Z">
                    <w:r w:rsidR="00AF31B7">
                      <w:rPr>
                        <w:b/>
                        <w:color w:val="000000"/>
                      </w:rPr>
                      <w:t>588</w:t>
                    </w:r>
                    <w:r w:rsidR="00AF31B7">
                      <w:rPr>
                        <w:color w:val="000000"/>
                      </w:rPr>
                      <w:t xml:space="preserve">  </w:t>
                    </w:r>
                  </w:ins>
                  <w:r w:rsidR="00DA03DC">
                    <w:t>#</w:t>
                  </w:r>
                  <w:proofErr w:type="gramEnd"/>
                  <w:r w:rsidR="00DA03DC">
                    <w:t>#</w:t>
                  </w:r>
                  <w:r>
                    <w:rPr>
                      <w:color w:val="000000"/>
                    </w:rPr>
                    <w:tab/>
                    <w:t xml:space="preserve">$a Title from caption </w:t>
                  </w:r>
                  <w:r>
                    <w:rPr>
                      <w:b/>
                      <w:color w:val="000000"/>
                    </w:rPr>
                    <w:t>(viewed Mar. 30, 2003).</w:t>
                  </w:r>
                </w:p>
                <w:p w:rsidR="00EC4D85" w:rsidRDefault="00EC4D85" w:rsidP="00DA03DC">
                  <w:pPr>
                    <w:pStyle w:val="BodyTextIndent"/>
                    <w:rPr>
                      <w:color w:val="000000"/>
                    </w:rPr>
                  </w:pPr>
                  <w:proofErr w:type="gramStart"/>
                  <w:r>
                    <w:rPr>
                      <w:b/>
                      <w:color w:val="000000"/>
                    </w:rPr>
                    <w:t>550</w:t>
                  </w:r>
                  <w:r>
                    <w:rPr>
                      <w:color w:val="000000"/>
                    </w:rPr>
                    <w:t xml:space="preserve">  </w:t>
                  </w:r>
                  <w:r w:rsidR="00DA03DC">
                    <w:t>#</w:t>
                  </w:r>
                  <w:proofErr w:type="gramEnd"/>
                  <w:r w:rsidR="00DA03DC">
                    <w:t>#</w:t>
                  </w:r>
                  <w:r w:rsidR="00DA03DC">
                    <w:rPr>
                      <w:color w:val="000000"/>
                    </w:rPr>
                    <w:t xml:space="preserve">            </w:t>
                  </w:r>
                  <w:r>
                    <w:rPr>
                      <w:b/>
                      <w:color w:val="000000"/>
                    </w:rPr>
                    <w:t>$a Issued by the National Fibromyalgia Awareness Campaign &lt;Nov. 24, 2001&gt;</w:t>
                  </w:r>
                </w:p>
                <w:p w:rsidR="00EC4D85" w:rsidRDefault="00EC4D85" w:rsidP="00DA03DC">
                  <w:pPr>
                    <w:rPr>
                      <w:color w:val="000000"/>
                    </w:rPr>
                  </w:pPr>
                  <w:proofErr w:type="gramStart"/>
                  <w:r>
                    <w:rPr>
                      <w:color w:val="000000"/>
                    </w:rPr>
                    <w:t xml:space="preserve">650  </w:t>
                  </w:r>
                  <w:r w:rsidR="00DA03DC">
                    <w:rPr>
                      <w:color w:val="000000"/>
                    </w:rPr>
                    <w:t>#</w:t>
                  </w:r>
                  <w:proofErr w:type="gramEnd"/>
                  <w:r>
                    <w:rPr>
                      <w:color w:val="000000"/>
                    </w:rPr>
                    <w:t>2</w:t>
                  </w:r>
                  <w:r>
                    <w:rPr>
                      <w:color w:val="000000"/>
                    </w:rPr>
                    <w:tab/>
                    <w:t>$a Fibromyalgia $v Popular Works.</w:t>
                  </w:r>
                </w:p>
                <w:p w:rsidR="00EC4D85" w:rsidRDefault="00EC4D85" w:rsidP="00DA03DC">
                  <w:pPr>
                    <w:rPr>
                      <w:color w:val="000000"/>
                    </w:rPr>
                  </w:pPr>
                  <w:proofErr w:type="gramStart"/>
                  <w:r>
                    <w:rPr>
                      <w:b/>
                      <w:color w:val="000000"/>
                    </w:rPr>
                    <w:t>710</w:t>
                  </w:r>
                  <w:r>
                    <w:rPr>
                      <w:color w:val="000000"/>
                    </w:rPr>
                    <w:t xml:space="preserve">  2</w:t>
                  </w:r>
                  <w:proofErr w:type="gramEnd"/>
                  <w:r w:rsidR="00DA03DC">
                    <w:rPr>
                      <w:color w:val="000000"/>
                    </w:rPr>
                    <w:t>#</w:t>
                  </w:r>
                  <w:r>
                    <w:rPr>
                      <w:color w:val="000000"/>
                    </w:rPr>
                    <w:tab/>
                  </w:r>
                  <w:r>
                    <w:rPr>
                      <w:b/>
                      <w:color w:val="000000"/>
                    </w:rPr>
                    <w:t>$a National Fibromyalgia Association.</w:t>
                  </w:r>
                </w:p>
                <w:p w:rsidR="00EC4D85" w:rsidRDefault="00EC4D85" w:rsidP="00DA03DC">
                  <w:proofErr w:type="gramStart"/>
                  <w:r>
                    <w:t>710  2</w:t>
                  </w:r>
                  <w:proofErr w:type="gramEnd"/>
                  <w:r w:rsidR="00DA03DC">
                    <w:t>#</w:t>
                  </w:r>
                  <w:r>
                    <w:tab/>
                    <w:t>$a National Fibromyalgia Awareness Campaign.</w:t>
                  </w:r>
                </w:p>
                <w:p w:rsidR="00EC4D85" w:rsidRDefault="00EC4D85" w:rsidP="00B27206">
                  <w:pPr>
                    <w:pStyle w:val="Header"/>
                    <w:tabs>
                      <w:tab w:val="clear" w:pos="4320"/>
                      <w:tab w:val="clear" w:pos="8640"/>
                    </w:tabs>
                  </w:pPr>
                  <w:proofErr w:type="gramStart"/>
                  <w:r>
                    <w:t>856  40</w:t>
                  </w:r>
                  <w:proofErr w:type="gramEnd"/>
                  <w:r>
                    <w:tab/>
                    <w:t>$u http://fmaware.org/fminfo/brochure.htm</w:t>
                  </w:r>
                </w:p>
                <w:p w:rsidR="00EC4D85" w:rsidRDefault="00EC4D85" w:rsidP="00B27206"/>
              </w:txbxContent>
            </v:textbox>
          </v:shape>
        </w:pict>
      </w:r>
    </w:p>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B27206"/>
    <w:p w:rsidR="00B27206" w:rsidRDefault="00B27206" w:rsidP="00AB5BA9">
      <w:pPr>
        <w:pStyle w:val="Heading2"/>
      </w:pPr>
      <w:r>
        <w:t>Comments:</w:t>
      </w:r>
    </w:p>
    <w:p w:rsidR="00B27206" w:rsidRDefault="00B27206" w:rsidP="00B27206">
      <w:pPr>
        <w:rPr>
          <w:b/>
          <w:bCs/>
        </w:rPr>
      </w:pPr>
    </w:p>
    <w:p w:rsidR="00233F3A" w:rsidRDefault="00B27206" w:rsidP="00B27206">
      <w:r>
        <w:t xml:space="preserve">When site is viewed again, the publisher has changed, so the 260 field must be updated to reflect the current publisher (also the issuing body), along with an access point (710) for the current publisher.  If it is considered important to retain the former issuing body in the record, that information is moved to the 550 field as </w:t>
      </w:r>
      <w:proofErr w:type="gramStart"/>
      <w:r>
        <w:t>shown,</w:t>
      </w:r>
      <w:proofErr w:type="gramEnd"/>
      <w:r>
        <w:t xml:space="preserve"> and the earlier 710 may be retained in the record.   Since at this point the cataloger can see that the copyright 2001 statement remains on the page, it is now reasonable to assume that actually may reflect the original date of publication, so a 362 note may be added to the record and the first date in the fixed field is made more specific.</w:t>
      </w:r>
    </w:p>
    <w:p w:rsidR="00B27206" w:rsidRDefault="00233F3A" w:rsidP="00B27206">
      <w:r>
        <w:br w:type="page"/>
      </w:r>
    </w:p>
    <w:p w:rsidR="006D17F0" w:rsidRPr="005A5F40" w:rsidRDefault="006D17F0" w:rsidP="00AB5BA9">
      <w:pPr>
        <w:pStyle w:val="Heading2"/>
      </w:pPr>
      <w:r w:rsidRPr="005A5F40">
        <w:t>Figure 7a:</w:t>
      </w:r>
      <w:r>
        <w:rPr>
          <w:b/>
          <w:bCs/>
        </w:rPr>
        <w:t xml:space="preserve"> </w:t>
      </w:r>
      <w:r>
        <w:t>Online integrating resource 4, home page--initial viewing (Oct. 19, 1995)</w:t>
      </w:r>
    </w:p>
    <w:p w:rsidR="006D17F0" w:rsidRDefault="006D17F0" w:rsidP="006D17F0">
      <w:pPr>
        <w:rPr>
          <w:b/>
          <w:bCs/>
        </w:rPr>
      </w:pPr>
    </w:p>
    <w:p w:rsidR="006D17F0" w:rsidRDefault="00C9732C" w:rsidP="006D17F0">
      <w:r>
        <w:object w:dxaOrig="9616" w:dyaOrig="11624">
          <v:shape id="_x0000_i1059" type="#_x0000_t75" alt="Web snapshot: Eyewitness New, WKBW 7 [television station related web site] several changes shown in shapshots of later iterations, reflected in records" style="width:468pt;height:565.5pt" o:ole="">
            <v:imagedata r:id="rId17" o:title=""/>
          </v:shape>
          <o:OLEObject Type="Embed" ProgID="MSPhotoEd.3" ShapeID="_x0000_i1059" DrawAspect="Content" ObjectID="_1368629420" r:id="rId18"/>
        </w:object>
      </w:r>
    </w:p>
    <w:p w:rsidR="006D17F0" w:rsidRDefault="006D17F0" w:rsidP="006D17F0"/>
    <w:p w:rsidR="006D17F0" w:rsidRDefault="006D17F0" w:rsidP="006D17F0"/>
    <w:p w:rsidR="006D17F0" w:rsidRDefault="006D17F0" w:rsidP="00AB5BA9">
      <w:pPr>
        <w:pStyle w:val="Heading2"/>
      </w:pPr>
      <w:r>
        <w:t xml:space="preserve">Figure 7b: Online integrating resource 4--initial viewing </w:t>
      </w:r>
      <w:proofErr w:type="spellStart"/>
      <w:r>
        <w:t>con’td</w:t>
      </w:r>
      <w:proofErr w:type="spellEnd"/>
      <w:r>
        <w:t xml:space="preserve"> (page source)</w:t>
      </w:r>
    </w:p>
    <w:p w:rsidR="006D17F0" w:rsidRDefault="006D17F0" w:rsidP="006D17F0"/>
    <w:p w:rsidR="006D17F0" w:rsidRDefault="00C9732C" w:rsidP="00AB5BA9">
      <w:pPr>
        <w:pStyle w:val="Heading2"/>
      </w:pPr>
      <w:r>
        <w:object w:dxaOrig="8626" w:dyaOrig="3601">
          <v:shape id="_x0000_i1060" type="#_x0000_t75" alt="Web snapshot: Eyewitness New, WKBW 7 [television station related web site] several changes shown in shapshots of later iterations, reflected in records: Welcome statement from initial iteration" style="width:432.75pt;height:189.75pt" o:ole="">
            <v:imagedata r:id="rId19" o:title=""/>
            <w10:bordertop type="single" width="4"/>
            <w10:borderleft type="single" width="4"/>
            <w10:borderbottom type="single" width="4"/>
            <w10:borderright type="single" width="4"/>
          </v:shape>
          <o:OLEObject Type="Embed" ProgID="Word.Picture.8" ShapeID="_x0000_i1060" DrawAspect="Content" ObjectID="_1368629421" r:id="rId20"/>
        </w:object>
      </w:r>
      <w:r w:rsidR="006D17F0">
        <w:br w:type="page"/>
      </w:r>
      <w:r w:rsidR="006D17F0">
        <w:lastRenderedPageBreak/>
        <w:t>Bibliographic record for Figure 7 (a and b)</w:t>
      </w:r>
    </w:p>
    <w:p w:rsidR="006D17F0" w:rsidRDefault="006D17F0" w:rsidP="006D17F0"/>
    <w:p w:rsidR="006D17F0" w:rsidRDefault="006D17F0" w:rsidP="006D17F0">
      <w:r>
        <w:rPr>
          <w:noProof/>
          <w:sz w:val="20"/>
        </w:rPr>
        <w:pict>
          <v:shape id="_x0000_s1278" type="#_x0000_t202" style="position:absolute;margin-left:0;margin-top:5.4pt;width:450pt;height:310.2pt;z-index:251694080">
            <v:textbox style="mso-next-textbox:#_x0000_s1278">
              <w:txbxContent>
                <w:p w:rsidR="00EC4D85" w:rsidRDefault="00EC4D85" w:rsidP="006D17F0">
                  <w:r>
                    <w:t xml:space="preserve">Type: </w:t>
                  </w:r>
                  <w:proofErr w:type="gramStart"/>
                  <w:r>
                    <w:t xml:space="preserve">m  </w:t>
                  </w:r>
                  <w:proofErr w:type="spellStart"/>
                  <w:r>
                    <w:t>ELvl</w:t>
                  </w:r>
                  <w:proofErr w:type="spellEnd"/>
                  <w:proofErr w:type="gramEnd"/>
                  <w:r>
                    <w:t>:</w:t>
                  </w:r>
                  <w:r>
                    <w:tab/>
                  </w:r>
                  <w:proofErr w:type="spellStart"/>
                  <w:r>
                    <w:t>Srce</w:t>
                  </w:r>
                  <w:proofErr w:type="spellEnd"/>
                  <w:r>
                    <w:t>:</w:t>
                  </w:r>
                  <w:r>
                    <w:tab/>
                    <w:t>c</w:t>
                  </w:r>
                  <w:r>
                    <w:tab/>
                  </w:r>
                  <w:proofErr w:type="spellStart"/>
                  <w:r>
                    <w:t>Audn</w:t>
                  </w:r>
                  <w:proofErr w:type="spellEnd"/>
                  <w:r>
                    <w:t>:</w:t>
                  </w:r>
                  <w:r>
                    <w:tab/>
                  </w:r>
                  <w:r>
                    <w:tab/>
                    <w:t>Ctrl:</w:t>
                  </w:r>
                  <w:r>
                    <w:tab/>
                  </w:r>
                  <w:r>
                    <w:tab/>
                    <w:t>Lang: eng</w:t>
                  </w:r>
                </w:p>
                <w:p w:rsidR="00EC4D85" w:rsidRDefault="00EC4D85" w:rsidP="006D17F0">
                  <w:proofErr w:type="spellStart"/>
                  <w:r>
                    <w:t>BLvl</w:t>
                  </w:r>
                  <w:proofErr w:type="spellEnd"/>
                  <w:r>
                    <w:t xml:space="preserve">: </w:t>
                  </w:r>
                  <w:proofErr w:type="spellStart"/>
                  <w:proofErr w:type="gramStart"/>
                  <w:r>
                    <w:t>i</w:t>
                  </w:r>
                  <w:proofErr w:type="spellEnd"/>
                  <w:r>
                    <w:t xml:space="preserve">  File</w:t>
                  </w:r>
                  <w:proofErr w:type="gramEnd"/>
                  <w:r>
                    <w:t>:  m</w:t>
                  </w:r>
                  <w:r>
                    <w:tab/>
                  </w:r>
                  <w:proofErr w:type="spellStart"/>
                  <w:r>
                    <w:t>GPub</w:t>
                  </w:r>
                  <w:proofErr w:type="spellEnd"/>
                  <w:r>
                    <w:t>:</w:t>
                  </w:r>
                  <w:r>
                    <w:tab/>
                  </w:r>
                  <w:r>
                    <w:tab/>
                  </w:r>
                  <w:r>
                    <w:tab/>
                  </w:r>
                  <w:r>
                    <w:tab/>
                  </w:r>
                  <w:proofErr w:type="spellStart"/>
                  <w:r>
                    <w:t>MRec</w:t>
                  </w:r>
                  <w:proofErr w:type="spellEnd"/>
                  <w:r>
                    <w:t>:</w:t>
                  </w:r>
                  <w:r>
                    <w:tab/>
                  </w:r>
                  <w:r>
                    <w:tab/>
                  </w:r>
                  <w:proofErr w:type="spellStart"/>
                  <w:r>
                    <w:t>Ctry</w:t>
                  </w:r>
                  <w:proofErr w:type="spellEnd"/>
                  <w:r>
                    <w:t xml:space="preserve">: </w:t>
                  </w:r>
                  <w:proofErr w:type="spellStart"/>
                  <w:r>
                    <w:t>nyu</w:t>
                  </w:r>
                  <w:proofErr w:type="spellEnd"/>
                </w:p>
                <w:p w:rsidR="00EC4D85" w:rsidRDefault="00EC4D85" w:rsidP="006D17F0">
                  <w:proofErr w:type="spellStart"/>
                  <w:r>
                    <w:t>Desc</w:t>
                  </w:r>
                  <w:proofErr w:type="spellEnd"/>
                  <w:r>
                    <w:t>:  a</w:t>
                  </w:r>
                  <w:r>
                    <w:tab/>
                  </w:r>
                  <w:r>
                    <w:tab/>
                  </w:r>
                  <w:r>
                    <w:tab/>
                  </w:r>
                  <w:r>
                    <w:tab/>
                  </w:r>
                  <w:proofErr w:type="spellStart"/>
                  <w:r>
                    <w:t>DtSt</w:t>
                  </w:r>
                  <w:proofErr w:type="spellEnd"/>
                  <w:r>
                    <w:t>: m</w:t>
                  </w:r>
                  <w:r>
                    <w:tab/>
                    <w:t>Dates</w:t>
                  </w:r>
                  <w:proofErr w:type="gramStart"/>
                  <w:r>
                    <w:t>:1995</w:t>
                  </w:r>
                  <w:proofErr w:type="gramEnd"/>
                  <w:r>
                    <w:t xml:space="preserve">, 9999       </w:t>
                  </w:r>
                </w:p>
                <w:p w:rsidR="00EC4D85" w:rsidRDefault="00EC4D85" w:rsidP="006D17F0"/>
                <w:p w:rsidR="00EC4D85" w:rsidRDefault="00EC4D85" w:rsidP="006D17F0"/>
                <w:p w:rsidR="00EC4D85" w:rsidRDefault="00EC4D85" w:rsidP="006D17F0">
                  <w:r>
                    <w:t>006</w:t>
                  </w:r>
                  <w:r>
                    <w:tab/>
                    <w:t>Freq:  k</w:t>
                  </w:r>
                  <w:r>
                    <w:tab/>
                  </w:r>
                  <w:proofErr w:type="spellStart"/>
                  <w:r>
                    <w:t>Regl</w:t>
                  </w:r>
                  <w:proofErr w:type="spellEnd"/>
                  <w:r>
                    <w:t>:</w:t>
                  </w:r>
                  <w:r>
                    <w:tab/>
                    <w:t>■</w:t>
                  </w:r>
                  <w:r>
                    <w:tab/>
                    <w:t>ISSN:</w:t>
                  </w:r>
                  <w:r>
                    <w:tab/>
                  </w:r>
                  <w:r>
                    <w:tab/>
                  </w:r>
                  <w:proofErr w:type="spellStart"/>
                  <w:r>
                    <w:t>SrTp</w:t>
                  </w:r>
                  <w:proofErr w:type="spellEnd"/>
                  <w:r>
                    <w:t>:</w:t>
                  </w:r>
                  <w:r>
                    <w:tab/>
                    <w:t>w</w:t>
                  </w:r>
                  <w:r>
                    <w:tab/>
                  </w:r>
                  <w:proofErr w:type="spellStart"/>
                  <w:r>
                    <w:t>Orig</w:t>
                  </w:r>
                  <w:proofErr w:type="spellEnd"/>
                  <w:r>
                    <w:t>: s</w:t>
                  </w:r>
                </w:p>
                <w:p w:rsidR="00EC4D85" w:rsidRDefault="00EC4D85" w:rsidP="006D17F0">
                  <w:r>
                    <w:tab/>
                    <w:t>Form: s</w:t>
                  </w:r>
                  <w:r>
                    <w:tab/>
                  </w:r>
                  <w:proofErr w:type="spellStart"/>
                  <w:r>
                    <w:t>EntW</w:t>
                  </w:r>
                  <w:proofErr w:type="spellEnd"/>
                  <w:r>
                    <w:t>:</w:t>
                  </w:r>
                  <w:r>
                    <w:tab/>
                  </w:r>
                  <w:r>
                    <w:tab/>
                    <w:t>Cont:</w:t>
                  </w:r>
                  <w:r>
                    <w:tab/>
                    <w:t>s</w:t>
                  </w:r>
                  <w:r>
                    <w:tab/>
                  </w:r>
                  <w:proofErr w:type="spellStart"/>
                  <w:r>
                    <w:t>GPub</w:t>
                  </w:r>
                  <w:proofErr w:type="spellEnd"/>
                  <w:r>
                    <w:t>:</w:t>
                  </w:r>
                  <w:r>
                    <w:tab/>
                  </w:r>
                  <w:r>
                    <w:tab/>
                    <w:t>Conf:</w:t>
                  </w:r>
                  <w:r>
                    <w:tab/>
                  </w:r>
                  <w:proofErr w:type="spellStart"/>
                  <w:r>
                    <w:t>Alph</w:t>
                  </w:r>
                  <w:proofErr w:type="spellEnd"/>
                  <w:r>
                    <w:t>:</w:t>
                  </w:r>
                  <w:r>
                    <w:tab/>
                    <w:t>S/L: 2</w:t>
                  </w:r>
                </w:p>
                <w:p w:rsidR="00EC4D85" w:rsidRDefault="00EC4D85" w:rsidP="006D17F0"/>
                <w:p w:rsidR="00EC4D85" w:rsidRDefault="00EC4D85" w:rsidP="006D17F0">
                  <w:pPr>
                    <w:rPr>
                      <w:ins w:id="59" w:author="vbross" w:date="2011-06-03T17:55:00Z"/>
                      <w:lang w:val="pt-BR"/>
                    </w:rPr>
                  </w:pPr>
                  <w:r w:rsidRPr="00EC4D85">
                    <w:rPr>
                      <w:lang w:val="pt-BR"/>
                    </w:rPr>
                    <w:t>007  ##</w:t>
                  </w:r>
                  <w:r w:rsidRPr="00EC4D85">
                    <w:rPr>
                      <w:lang w:val="pt-BR"/>
                    </w:rPr>
                    <w:tab/>
                    <w:t>$a c $b r $d m $e n</w:t>
                  </w:r>
                </w:p>
                <w:p w:rsidR="00AF31B7" w:rsidRPr="00EC4D85" w:rsidRDefault="00AF31B7" w:rsidP="006D17F0">
                  <w:pPr>
                    <w:rPr>
                      <w:lang w:val="pt-BR"/>
                    </w:rPr>
                  </w:pPr>
                  <w:ins w:id="60" w:author="vbross" w:date="2011-06-03T17:55:00Z">
                    <w:r>
                      <w:rPr>
                        <w:lang w:val="pt-BR"/>
                      </w:rPr>
                      <w:t>010  ##            $a 20071234567</w:t>
                    </w:r>
                  </w:ins>
                </w:p>
                <w:p w:rsidR="00AF31B7" w:rsidRDefault="00EC4D85" w:rsidP="006D17F0">
                  <w:pPr>
                    <w:rPr>
                      <w:ins w:id="61" w:author="vbross" w:date="2011-06-03T17:55:00Z"/>
                      <w:lang w:val="pt-BR"/>
                    </w:rPr>
                  </w:pPr>
                  <w:r w:rsidRPr="00EC4D85">
                    <w:rPr>
                      <w:lang w:val="pt-BR"/>
                    </w:rPr>
                    <w:t>040  ##</w:t>
                  </w:r>
                  <w:r w:rsidRPr="00EC4D85">
                    <w:rPr>
                      <w:lang w:val="pt-BR"/>
                    </w:rPr>
                    <w:tab/>
                    <w:t>$a XXX $c XXX</w:t>
                  </w:r>
                </w:p>
                <w:p w:rsidR="00EC4D85" w:rsidRPr="00EC4D85" w:rsidRDefault="00AF31B7" w:rsidP="006D17F0">
                  <w:pPr>
                    <w:rPr>
                      <w:lang w:val="pt-BR"/>
                    </w:rPr>
                  </w:pPr>
                  <w:ins w:id="62" w:author="vbross" w:date="2011-06-03T17:55:00Z">
                    <w:r>
                      <w:rPr>
                        <w:lang w:val="pt-BR"/>
                      </w:rPr>
                      <w:t xml:space="preserve">042  ##            $a pcc  </w:t>
                    </w:r>
                  </w:ins>
                  <w:r w:rsidR="00EC4D85" w:rsidRPr="00EC4D85">
                    <w:rPr>
                      <w:lang w:val="pt-BR"/>
                    </w:rPr>
                    <w:t xml:space="preserve"> </w:t>
                  </w:r>
                </w:p>
                <w:p w:rsidR="00EC4D85" w:rsidRDefault="00EC4D85" w:rsidP="006D17F0">
                  <w:proofErr w:type="gramStart"/>
                  <w:r>
                    <w:t>245  00</w:t>
                  </w:r>
                  <w:proofErr w:type="gramEnd"/>
                  <w:r>
                    <w:tab/>
                    <w:t>$a News channel 7, WKBW-TV $h [electronic resource].</w:t>
                  </w:r>
                </w:p>
                <w:p w:rsidR="00EC4D85" w:rsidRDefault="00EC4D85" w:rsidP="00AF31B7">
                  <w:proofErr w:type="gramStart"/>
                  <w:r>
                    <w:t xml:space="preserve">246  </w:t>
                  </w:r>
                  <w:proofErr w:type="gramEnd"/>
                  <w:del w:id="63" w:author="vbross" w:date="2011-06-03T17:55:00Z">
                    <w:r w:rsidDel="00AF31B7">
                      <w:delText>33</w:delText>
                    </w:r>
                  </w:del>
                  <w:ins w:id="64" w:author="vbross" w:date="2011-06-03T17:55:00Z">
                    <w:r w:rsidR="00AF31B7">
                      <w:t>1#</w:t>
                    </w:r>
                  </w:ins>
                  <w:r>
                    <w:tab/>
                    <w:t xml:space="preserve">$a WKBW </w:t>
                  </w:r>
                  <w:proofErr w:type="spellStart"/>
                  <w:r>
                    <w:t>NewsChannel</w:t>
                  </w:r>
                  <w:proofErr w:type="spellEnd"/>
                  <w:r>
                    <w:t xml:space="preserve"> 7</w:t>
                  </w:r>
                </w:p>
                <w:p w:rsidR="00EC4D85" w:rsidRDefault="00EC4D85" w:rsidP="00AF31B7">
                  <w:proofErr w:type="gramStart"/>
                  <w:r>
                    <w:t xml:space="preserve">246  </w:t>
                  </w:r>
                  <w:proofErr w:type="gramEnd"/>
                  <w:del w:id="65" w:author="vbross" w:date="2011-06-03T17:55:00Z">
                    <w:r w:rsidDel="00AF31B7">
                      <w:delText>3</w:delText>
                    </w:r>
                  </w:del>
                  <w:ins w:id="66" w:author="vbross" w:date="2011-06-03T17:55:00Z">
                    <w:r w:rsidR="00AF31B7">
                      <w:t>1</w:t>
                    </w:r>
                  </w:ins>
                  <w:r w:rsidR="00DA03DC">
                    <w:t>#</w:t>
                  </w:r>
                  <w:r>
                    <w:tab/>
                    <w:t>$a News channel seven, WKBW-TV</w:t>
                  </w:r>
                </w:p>
                <w:p w:rsidR="00EC4D85" w:rsidRDefault="00EC4D85" w:rsidP="00DA03DC">
                  <w:proofErr w:type="gramStart"/>
                  <w:r>
                    <w:t>246  1</w:t>
                  </w:r>
                  <w:proofErr w:type="gramEnd"/>
                  <w:r w:rsidR="00DA03DC">
                    <w:t>#</w:t>
                  </w:r>
                  <w:r>
                    <w:tab/>
                    <w:t>$</w:t>
                  </w:r>
                  <w:proofErr w:type="spellStart"/>
                  <w:r>
                    <w:t>i</w:t>
                  </w:r>
                  <w:proofErr w:type="spellEnd"/>
                  <w:r>
                    <w:t xml:space="preserve"> Title on source code: $a WKBW home page</w:t>
                  </w:r>
                </w:p>
                <w:p w:rsidR="00EC4D85" w:rsidRPr="00EC4D85" w:rsidRDefault="00EC4D85" w:rsidP="000A519A">
                  <w:pPr>
                    <w:rPr>
                      <w:lang w:val="pt-BR"/>
                    </w:rPr>
                  </w:pPr>
                  <w:r w:rsidRPr="00EC4D85">
                    <w:rPr>
                      <w:lang w:val="pt-BR"/>
                    </w:rPr>
                    <w:t xml:space="preserve">260  </w:t>
                  </w:r>
                  <w:r w:rsidR="000A519A">
                    <w:rPr>
                      <w:lang w:val="pt-BR"/>
                    </w:rPr>
                    <w:t>3</w:t>
                  </w:r>
                  <w:r w:rsidRPr="00EC4D85">
                    <w:rPr>
                      <w:lang w:val="pt-BR"/>
                    </w:rPr>
                    <w:t>#</w:t>
                  </w:r>
                  <w:r w:rsidRPr="00EC4D85">
                    <w:rPr>
                      <w:lang w:val="pt-BR"/>
                    </w:rPr>
                    <w:tab/>
                    <w:t>$a Buffalo, N.Y. : $b WKBW-TV</w:t>
                  </w:r>
                </w:p>
                <w:p w:rsidR="00EC4D85" w:rsidRDefault="00EC4D85" w:rsidP="006D17F0">
                  <w:proofErr w:type="gramStart"/>
                  <w:r>
                    <w:t>310  #</w:t>
                  </w:r>
                  <w:proofErr w:type="gramEnd"/>
                  <w:r>
                    <w:t>#</w:t>
                  </w:r>
                  <w:r>
                    <w:tab/>
                    <w:t>$a Continuously updated</w:t>
                  </w:r>
                </w:p>
                <w:p w:rsidR="00EC4D85" w:rsidRDefault="00EC4D85" w:rsidP="006D17F0">
                  <w:proofErr w:type="gramStart"/>
                  <w:r>
                    <w:t>362  1</w:t>
                  </w:r>
                  <w:proofErr w:type="gramEnd"/>
                  <w:r>
                    <w:t>#</w:t>
                  </w:r>
                  <w:r>
                    <w:tab/>
                    <w:t>$a Began in 1995?</w:t>
                  </w:r>
                </w:p>
                <w:p w:rsidR="00EC4D85" w:rsidDel="00AF31B7" w:rsidRDefault="00EC4D85" w:rsidP="006D17F0">
                  <w:pPr>
                    <w:rPr>
                      <w:del w:id="67" w:author="vbross" w:date="2011-06-03T17:55:00Z"/>
                    </w:rPr>
                  </w:pPr>
                  <w:del w:id="68" w:author="vbross" w:date="2011-06-03T17:55:00Z">
                    <w:r w:rsidDel="00AF31B7">
                      <w:delText>538  ##</w:delText>
                    </w:r>
                    <w:r w:rsidDel="00AF31B7">
                      <w:tab/>
                      <w:delText>$a Mode of access: World Wide Web.</w:delText>
                    </w:r>
                  </w:del>
                </w:p>
                <w:p w:rsidR="00EC4D85" w:rsidRDefault="00EC4D85" w:rsidP="006D17F0">
                  <w:del w:id="69" w:author="vbross" w:date="2011-06-03T17:55:00Z">
                    <w:r w:rsidDel="00AF31B7">
                      <w:delText xml:space="preserve">500  </w:delText>
                    </w:r>
                  </w:del>
                  <w:proofErr w:type="gramStart"/>
                  <w:ins w:id="70" w:author="vbross" w:date="2011-06-03T17:55:00Z">
                    <w:r w:rsidR="00AF31B7">
                      <w:t>588</w:t>
                    </w:r>
                    <w:r w:rsidR="00AF31B7">
                      <w:t xml:space="preserve">  </w:t>
                    </w:r>
                  </w:ins>
                  <w:r>
                    <w:t>#</w:t>
                  </w:r>
                  <w:proofErr w:type="gramEnd"/>
                  <w:r>
                    <w:t>#</w:t>
                  </w:r>
                  <w:r>
                    <w:tab/>
                    <w:t>$a Title from home page banner graphic (viewed Oct. 19, 1995)</w:t>
                  </w:r>
                </w:p>
                <w:p w:rsidR="00EC4D85" w:rsidRDefault="00EC4D85" w:rsidP="00EC4D85">
                  <w:proofErr w:type="gramStart"/>
                  <w:r>
                    <w:t>650  #</w:t>
                  </w:r>
                  <w:proofErr w:type="gramEnd"/>
                  <w:r>
                    <w:t>0</w:t>
                  </w:r>
                  <w:r>
                    <w:tab/>
                    <w:t xml:space="preserve">$a Television stations $z </w:t>
                  </w:r>
                  <w:smartTag w:uri="urn:schemas-microsoft-com:office:smarttags" w:element="State">
                    <w:r>
                      <w:t>New York</w:t>
                    </w:r>
                  </w:smartTag>
                  <w:r>
                    <w:t xml:space="preserve"> (State) $z </w:t>
                  </w:r>
                  <w:smartTag w:uri="urn:schemas-microsoft-com:office:smarttags" w:element="place">
                    <w:smartTag w:uri="urn:schemas-microsoft-com:office:smarttags" w:element="City">
                      <w:r>
                        <w:t>Buffalo</w:t>
                      </w:r>
                    </w:smartTag>
                  </w:smartTag>
                  <w:r>
                    <w:t>.</w:t>
                  </w:r>
                </w:p>
                <w:p w:rsidR="00EC4D85" w:rsidRDefault="00EC4D85" w:rsidP="006D17F0">
                  <w:proofErr w:type="gramStart"/>
                  <w:r>
                    <w:t>710  2</w:t>
                  </w:r>
                  <w:proofErr w:type="gramEnd"/>
                  <w:r>
                    <w:t>#</w:t>
                  </w:r>
                  <w:r>
                    <w:tab/>
                    <w:t xml:space="preserve">$a WKBW (Television station : </w:t>
                  </w:r>
                  <w:smartTag w:uri="urn:schemas-microsoft-com:office:smarttags" w:element="place">
                    <w:smartTag w:uri="urn:schemas-microsoft-com:office:smarttags" w:element="City">
                      <w:r>
                        <w:t>Buffalo</w:t>
                      </w:r>
                    </w:smartTag>
                    <w:r>
                      <w:t xml:space="preserve">, </w:t>
                    </w:r>
                    <w:smartTag w:uri="urn:schemas-microsoft-com:office:smarttags" w:element="State">
                      <w:r>
                        <w:t>N.Y.</w:t>
                      </w:r>
                    </w:smartTag>
                  </w:smartTag>
                  <w:r>
                    <w:t>)</w:t>
                  </w:r>
                </w:p>
                <w:p w:rsidR="00EC4D85" w:rsidRDefault="00EC4D85" w:rsidP="006D17F0">
                  <w:proofErr w:type="gramStart"/>
                  <w:r>
                    <w:t>856  40</w:t>
                  </w:r>
                  <w:proofErr w:type="gramEnd"/>
                  <w:r>
                    <w:tab/>
                    <w:t>$u http://www.wkbw.com</w:t>
                  </w:r>
                </w:p>
                <w:p w:rsidR="00EC4D85" w:rsidRDefault="00EC4D85" w:rsidP="006D17F0"/>
              </w:txbxContent>
            </v:textbox>
          </v:shape>
        </w:pict>
      </w: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AB5BA9">
      <w:pPr>
        <w:pStyle w:val="Heading2"/>
      </w:pPr>
    </w:p>
    <w:p w:rsidR="006D17F0" w:rsidRDefault="006D17F0" w:rsidP="00AB5BA9">
      <w:pPr>
        <w:pStyle w:val="Heading2"/>
      </w:pPr>
      <w:r>
        <w:t xml:space="preserve">Comments: </w:t>
      </w:r>
    </w:p>
    <w:p w:rsidR="006D17F0" w:rsidRDefault="006D17F0" w:rsidP="006D17F0"/>
    <w:p w:rsidR="006D17F0" w:rsidRDefault="006D17F0" w:rsidP="006D17F0">
      <w:r>
        <w:t xml:space="preserve">Choice of title proper is somewhat problematic for this site as there are several reasonable choices a cataloger could make for the source of the title proper, all appearing on the home page.  Since the banner title appears to be the most complete, it is selected as the 245, and all the other possibilities are recorded in 246 fields.  </w:t>
      </w:r>
    </w:p>
    <w:p w:rsidR="006D17F0" w:rsidRDefault="006D17F0" w:rsidP="006D17F0"/>
    <w:p w:rsidR="006D17F0" w:rsidRDefault="006D17F0" w:rsidP="006D17F0">
      <w:r>
        <w:t xml:space="preserve">Once again, the choice of </w:t>
      </w:r>
      <w:proofErr w:type="spellStart"/>
      <w:r>
        <w:t>workform</w:t>
      </w:r>
      <w:proofErr w:type="spellEnd"/>
      <w:r>
        <w:t xml:space="preserve"> depends on cataloger judgment as to whether the site is primarily textual or more mixed or multimedia in nature.  In this example, the cataloger has decided the various links reflected a combination of computer-oriented multimedia and selected the computer </w:t>
      </w:r>
      <w:proofErr w:type="spellStart"/>
      <w:r>
        <w:t>workform</w:t>
      </w:r>
      <w:proofErr w:type="spellEnd"/>
      <w:r>
        <w:t>.</w:t>
      </w:r>
    </w:p>
    <w:p w:rsidR="006D17F0" w:rsidRDefault="006D17F0" w:rsidP="006D17F0"/>
    <w:p w:rsidR="006D17F0" w:rsidRDefault="006D17F0" w:rsidP="006D17F0">
      <w:r>
        <w:t xml:space="preserve">Because the </w:t>
      </w:r>
      <w:r w:rsidR="001153B4">
        <w:t>Web site</w:t>
      </w:r>
      <w:r>
        <w:t xml:space="preserve"> makes a reference to entering the cyberspace age, it may be reasonable to guess that it began publication near the time of viewing, thus the 362 field with questionable date is added.</w:t>
      </w:r>
    </w:p>
    <w:p w:rsidR="006D17F0" w:rsidRDefault="006D17F0" w:rsidP="006D17F0"/>
    <w:p w:rsidR="006D17F0" w:rsidRDefault="006D17F0" w:rsidP="006D17F0">
      <w:r>
        <w:t xml:space="preserve">The site is updated more frequently than daily, it is coded as “continuously updated” in the 008 and a corresponding 310 field for that frequency is added to the record.   Note that when the 006 Frequency is coded “k,” MARC 21 does not allow value “x” in </w:t>
      </w:r>
      <w:proofErr w:type="gramStart"/>
      <w:r>
        <w:t>006  Regularity</w:t>
      </w:r>
      <w:proofErr w:type="gramEnd"/>
      <w:r>
        <w:t xml:space="preserve">. </w:t>
      </w:r>
    </w:p>
    <w:p w:rsidR="006D17F0" w:rsidRDefault="006D17F0" w:rsidP="00AB5BA9">
      <w:pPr>
        <w:pStyle w:val="Heading2"/>
      </w:pPr>
      <w:r>
        <w:br w:type="page"/>
      </w:r>
      <w:r w:rsidRPr="005A5F40">
        <w:lastRenderedPageBreak/>
        <w:t xml:space="preserve">Figure 8: </w:t>
      </w:r>
      <w:r>
        <w:t>Online integrating resource 4, second viewing (Apr. 9, 2001)</w:t>
      </w:r>
    </w:p>
    <w:p w:rsidR="006D17F0" w:rsidRDefault="006D17F0" w:rsidP="006D17F0">
      <w:pPr>
        <w:pStyle w:val="Header"/>
        <w:tabs>
          <w:tab w:val="clear" w:pos="4320"/>
          <w:tab w:val="clear" w:pos="8640"/>
        </w:tabs>
      </w:pPr>
    </w:p>
    <w:p w:rsidR="006D17F0" w:rsidRDefault="00C9732C" w:rsidP="00AB5BA9">
      <w:pPr>
        <w:pStyle w:val="Heading2"/>
      </w:pPr>
      <w:r>
        <w:object w:dxaOrig="8654" w:dyaOrig="11069">
          <v:shape id="_x0000_i1061" type="#_x0000_t75" alt="Web snapshot: Eyewitness New, WKBW 7 [television station related web site] several changes shown in shapshots of later iterations, reflected in records" style="width:432.75pt;height:553.5pt" o:ole="">
            <v:imagedata r:id="rId21" o:title=""/>
          </v:shape>
          <o:OLEObject Type="Embed" ProgID="MSPhotoEd.3" ShapeID="_x0000_i1061" DrawAspect="Content" ObjectID="_1368629422" r:id="rId22"/>
        </w:object>
      </w:r>
      <w:r w:rsidR="006D17F0">
        <w:br w:type="page"/>
      </w:r>
      <w:r w:rsidR="006D17F0">
        <w:lastRenderedPageBreak/>
        <w:t>Bibliographic record updated to reflect Figure 8</w:t>
      </w:r>
    </w:p>
    <w:p w:rsidR="006D17F0" w:rsidRDefault="006D17F0" w:rsidP="006D17F0"/>
    <w:p w:rsidR="006D17F0" w:rsidRDefault="006D17F0" w:rsidP="006D17F0">
      <w:r>
        <w:rPr>
          <w:noProof/>
          <w:sz w:val="20"/>
        </w:rPr>
        <w:pict>
          <v:shape id="_x0000_s1279" type="#_x0000_t202" style="position:absolute;margin-left:0;margin-top:6.4pt;width:441pt;height:378pt;z-index:251695104">
            <v:textbox style="mso-next-textbox:#_x0000_s1279">
              <w:txbxContent>
                <w:p w:rsidR="00EC4D85" w:rsidRDefault="00EC4D85" w:rsidP="006D17F0">
                  <w:r>
                    <w:t>Type: m</w:t>
                  </w:r>
                  <w:r>
                    <w:tab/>
                  </w:r>
                  <w:proofErr w:type="spellStart"/>
                  <w:r>
                    <w:t>ELvl</w:t>
                  </w:r>
                  <w:proofErr w:type="spellEnd"/>
                  <w:r>
                    <w:t>:</w:t>
                  </w:r>
                  <w:r>
                    <w:tab/>
                  </w:r>
                  <w:r>
                    <w:tab/>
                  </w:r>
                  <w:proofErr w:type="spellStart"/>
                  <w:r>
                    <w:t>Srce</w:t>
                  </w:r>
                  <w:proofErr w:type="spellEnd"/>
                  <w:r>
                    <w:t>:</w:t>
                  </w:r>
                  <w:r>
                    <w:tab/>
                    <w:t>c</w:t>
                  </w:r>
                  <w:r>
                    <w:tab/>
                  </w:r>
                  <w:proofErr w:type="spellStart"/>
                  <w:r>
                    <w:t>Audn</w:t>
                  </w:r>
                  <w:proofErr w:type="spellEnd"/>
                  <w:r>
                    <w:t>:</w:t>
                  </w:r>
                  <w:r>
                    <w:tab/>
                  </w:r>
                  <w:r>
                    <w:tab/>
                    <w:t>Ctrl:</w:t>
                  </w:r>
                  <w:r>
                    <w:tab/>
                  </w:r>
                  <w:r>
                    <w:tab/>
                    <w:t>Lang: eng</w:t>
                  </w:r>
                </w:p>
                <w:p w:rsidR="00EC4D85" w:rsidRDefault="00EC4D85" w:rsidP="006D17F0">
                  <w:proofErr w:type="spellStart"/>
                  <w:r>
                    <w:t>BLvl</w:t>
                  </w:r>
                  <w:proofErr w:type="spellEnd"/>
                  <w:r>
                    <w:t xml:space="preserve">: </w:t>
                  </w:r>
                  <w:proofErr w:type="spellStart"/>
                  <w:r>
                    <w:t>i</w:t>
                  </w:r>
                  <w:proofErr w:type="spellEnd"/>
                  <w:r>
                    <w:tab/>
                  </w:r>
                  <w:r>
                    <w:tab/>
                    <w:t>File:  m</w:t>
                  </w:r>
                  <w:r>
                    <w:tab/>
                  </w:r>
                  <w:proofErr w:type="spellStart"/>
                  <w:r>
                    <w:t>GPub</w:t>
                  </w:r>
                  <w:proofErr w:type="spellEnd"/>
                  <w:r>
                    <w:t>:</w:t>
                  </w:r>
                  <w:r>
                    <w:tab/>
                  </w:r>
                  <w:r>
                    <w:tab/>
                  </w:r>
                  <w:r>
                    <w:tab/>
                  </w:r>
                  <w:proofErr w:type="spellStart"/>
                  <w:r>
                    <w:t>MRec</w:t>
                  </w:r>
                  <w:proofErr w:type="spellEnd"/>
                  <w:r>
                    <w:t>:</w:t>
                  </w:r>
                  <w:r>
                    <w:tab/>
                  </w:r>
                  <w:r>
                    <w:tab/>
                  </w:r>
                  <w:r>
                    <w:tab/>
                  </w:r>
                  <w:proofErr w:type="spellStart"/>
                  <w:r>
                    <w:t>Ctry</w:t>
                  </w:r>
                  <w:proofErr w:type="spellEnd"/>
                  <w:r>
                    <w:t xml:space="preserve">:  </w:t>
                  </w:r>
                  <w:proofErr w:type="spellStart"/>
                  <w:r>
                    <w:t>nyu</w:t>
                  </w:r>
                  <w:proofErr w:type="spellEnd"/>
                </w:p>
                <w:p w:rsidR="00EC4D85" w:rsidRDefault="00EC4D85" w:rsidP="006D17F0">
                  <w:proofErr w:type="spellStart"/>
                  <w:r>
                    <w:t>Desc</w:t>
                  </w:r>
                  <w:proofErr w:type="spellEnd"/>
                  <w:r>
                    <w:t>:  a</w:t>
                  </w:r>
                  <w:r>
                    <w:tab/>
                  </w:r>
                  <w:r>
                    <w:tab/>
                  </w:r>
                  <w:r>
                    <w:tab/>
                  </w:r>
                  <w:proofErr w:type="spellStart"/>
                  <w:r>
                    <w:t>DtSt</w:t>
                  </w:r>
                  <w:proofErr w:type="spellEnd"/>
                  <w:r>
                    <w:t>: m</w:t>
                  </w:r>
                  <w:r>
                    <w:tab/>
                    <w:t>Dates</w:t>
                  </w:r>
                  <w:proofErr w:type="gramStart"/>
                  <w:r>
                    <w:t>:1995</w:t>
                  </w:r>
                  <w:proofErr w:type="gramEnd"/>
                  <w:r>
                    <w:t xml:space="preserve">, 9999       </w:t>
                  </w:r>
                </w:p>
                <w:p w:rsidR="00EC4D85" w:rsidRDefault="00EC4D85" w:rsidP="006D17F0"/>
                <w:p w:rsidR="00EC4D85" w:rsidRDefault="00EC4D85" w:rsidP="006D17F0"/>
                <w:p w:rsidR="00EC4D85" w:rsidRDefault="00EC4D85" w:rsidP="006D17F0">
                  <w:r>
                    <w:t>006</w:t>
                  </w:r>
                  <w:r>
                    <w:tab/>
                    <w:t>Freq:  k</w:t>
                  </w:r>
                  <w:r>
                    <w:tab/>
                  </w:r>
                  <w:proofErr w:type="spellStart"/>
                  <w:r>
                    <w:t>Regl</w:t>
                  </w:r>
                  <w:proofErr w:type="spellEnd"/>
                  <w:r>
                    <w:t>:</w:t>
                  </w:r>
                  <w:r>
                    <w:tab/>
                    <w:t>r</w:t>
                  </w:r>
                  <w:r>
                    <w:tab/>
                    <w:t>ISSN:</w:t>
                  </w:r>
                  <w:r>
                    <w:tab/>
                  </w:r>
                  <w:r>
                    <w:tab/>
                  </w:r>
                  <w:proofErr w:type="spellStart"/>
                  <w:r>
                    <w:t>SrTp</w:t>
                  </w:r>
                  <w:proofErr w:type="spellEnd"/>
                  <w:r>
                    <w:t>:</w:t>
                  </w:r>
                  <w:r>
                    <w:tab/>
                    <w:t>w</w:t>
                  </w:r>
                  <w:r>
                    <w:tab/>
                  </w:r>
                  <w:proofErr w:type="spellStart"/>
                  <w:r>
                    <w:t>Orig</w:t>
                  </w:r>
                  <w:proofErr w:type="spellEnd"/>
                  <w:r>
                    <w:t>: s</w:t>
                  </w:r>
                </w:p>
                <w:p w:rsidR="00EC4D85" w:rsidRDefault="00EC4D85" w:rsidP="006D17F0">
                  <w:r>
                    <w:tab/>
                    <w:t>Form: s</w:t>
                  </w:r>
                  <w:r>
                    <w:tab/>
                  </w:r>
                  <w:proofErr w:type="spellStart"/>
                  <w:r>
                    <w:t>EntW</w:t>
                  </w:r>
                  <w:proofErr w:type="spellEnd"/>
                  <w:r>
                    <w:t>:</w:t>
                  </w:r>
                  <w:r>
                    <w:tab/>
                  </w:r>
                  <w:r>
                    <w:tab/>
                    <w:t>Cont:</w:t>
                  </w:r>
                  <w:r>
                    <w:tab/>
                    <w:t>s</w:t>
                  </w:r>
                  <w:r>
                    <w:tab/>
                  </w:r>
                  <w:proofErr w:type="spellStart"/>
                  <w:r>
                    <w:t>GPub</w:t>
                  </w:r>
                  <w:proofErr w:type="spellEnd"/>
                  <w:r>
                    <w:t>:</w:t>
                  </w:r>
                  <w:r>
                    <w:tab/>
                  </w:r>
                  <w:r>
                    <w:tab/>
                    <w:t>Conf:</w:t>
                  </w:r>
                  <w:r>
                    <w:tab/>
                  </w:r>
                  <w:proofErr w:type="spellStart"/>
                  <w:r>
                    <w:t>Alph</w:t>
                  </w:r>
                  <w:proofErr w:type="spellEnd"/>
                  <w:r>
                    <w:t>:</w:t>
                  </w:r>
                  <w:r>
                    <w:tab/>
                    <w:t>S/L: 2</w:t>
                  </w:r>
                </w:p>
                <w:p w:rsidR="00EC4D85" w:rsidRDefault="00EC4D85" w:rsidP="006D17F0"/>
                <w:p w:rsidR="00EC4D85" w:rsidRDefault="00EC4D85" w:rsidP="00DA03DC">
                  <w:pPr>
                    <w:rPr>
                      <w:ins w:id="71" w:author="vbross" w:date="2011-06-03T17:56:00Z"/>
                      <w:lang w:val="pt-BR"/>
                    </w:rPr>
                  </w:pPr>
                  <w:r w:rsidRPr="00EC4D85">
                    <w:rPr>
                      <w:lang w:val="pt-BR"/>
                    </w:rPr>
                    <w:t>007</w:t>
                  </w:r>
                  <w:r w:rsidR="00DA03DC">
                    <w:rPr>
                      <w:lang w:val="pt-BR"/>
                    </w:rPr>
                    <w:t xml:space="preserve">  ##</w:t>
                  </w:r>
                  <w:r w:rsidRPr="00EC4D85">
                    <w:rPr>
                      <w:lang w:val="pt-BR"/>
                    </w:rPr>
                    <w:tab/>
                    <w:t>$a c $b r $d m $e n</w:t>
                  </w:r>
                </w:p>
                <w:p w:rsidR="00A85572" w:rsidRPr="00EC4D85" w:rsidRDefault="00A85572" w:rsidP="00DA03DC">
                  <w:pPr>
                    <w:rPr>
                      <w:lang w:val="pt-BR"/>
                    </w:rPr>
                  </w:pPr>
                  <w:ins w:id="72" w:author="vbross" w:date="2011-06-03T17:56:00Z">
                    <w:r>
                      <w:rPr>
                        <w:lang w:val="pt-BR"/>
                      </w:rPr>
                      <w:t>010  ##            $a 2007123467</w:t>
                    </w:r>
                  </w:ins>
                </w:p>
                <w:p w:rsidR="00EC4D85" w:rsidRDefault="00EC4D85" w:rsidP="006D17F0">
                  <w:pPr>
                    <w:pStyle w:val="Header"/>
                    <w:tabs>
                      <w:tab w:val="clear" w:pos="4320"/>
                      <w:tab w:val="clear" w:pos="8640"/>
                    </w:tabs>
                    <w:rPr>
                      <w:ins w:id="73" w:author="vbross" w:date="2011-06-03T17:56:00Z"/>
                      <w:lang w:val="pt-BR"/>
                    </w:rPr>
                  </w:pPr>
                  <w:r w:rsidRPr="00EC4D85">
                    <w:rPr>
                      <w:lang w:val="pt-BR"/>
                    </w:rPr>
                    <w:t>040  ##</w:t>
                  </w:r>
                  <w:r w:rsidRPr="00EC4D85">
                    <w:rPr>
                      <w:lang w:val="pt-BR"/>
                    </w:rPr>
                    <w:tab/>
                    <w:t>$a XXX $c XXX $d XXX</w:t>
                  </w:r>
                </w:p>
                <w:p w:rsidR="00A85572" w:rsidRPr="00EC4D85" w:rsidRDefault="00A85572" w:rsidP="006D17F0">
                  <w:pPr>
                    <w:pStyle w:val="Header"/>
                    <w:tabs>
                      <w:tab w:val="clear" w:pos="4320"/>
                      <w:tab w:val="clear" w:pos="8640"/>
                    </w:tabs>
                    <w:rPr>
                      <w:lang w:val="pt-BR"/>
                    </w:rPr>
                  </w:pPr>
                  <w:ins w:id="74" w:author="vbross" w:date="2011-06-03T17:56:00Z">
                    <w:r>
                      <w:rPr>
                        <w:lang w:val="pt-BR"/>
                      </w:rPr>
                      <w:t>042  ##            $a pcc</w:t>
                    </w:r>
                  </w:ins>
                </w:p>
                <w:p w:rsidR="00EC4D85" w:rsidRDefault="00EC4D85" w:rsidP="006D17F0">
                  <w:pPr>
                    <w:rPr>
                      <w:color w:val="000000"/>
                    </w:rPr>
                  </w:pPr>
                  <w:proofErr w:type="gramStart"/>
                  <w:r>
                    <w:rPr>
                      <w:b/>
                      <w:color w:val="000000"/>
                    </w:rPr>
                    <w:t xml:space="preserve">245 </w:t>
                  </w:r>
                  <w:r>
                    <w:rPr>
                      <w:color w:val="000000"/>
                    </w:rPr>
                    <w:t xml:space="preserve"> </w:t>
                  </w:r>
                  <w:r>
                    <w:rPr>
                      <w:b/>
                      <w:color w:val="000000"/>
                    </w:rPr>
                    <w:t>00</w:t>
                  </w:r>
                  <w:proofErr w:type="gramEnd"/>
                  <w:r>
                    <w:rPr>
                      <w:color w:val="000000"/>
                    </w:rPr>
                    <w:tab/>
                  </w:r>
                  <w:r>
                    <w:rPr>
                      <w:b/>
                      <w:color w:val="000000"/>
                    </w:rPr>
                    <w:t xml:space="preserve">$a Eyewitness news, WKBW.com </w:t>
                  </w:r>
                  <w:r>
                    <w:rPr>
                      <w:bCs/>
                      <w:color w:val="000000"/>
                    </w:rPr>
                    <w:t>$h [electronic resource].</w:t>
                  </w:r>
                </w:p>
                <w:p w:rsidR="00EC4D85" w:rsidRDefault="00EC4D85" w:rsidP="006D17F0">
                  <w:pPr>
                    <w:rPr>
                      <w:b/>
                      <w:color w:val="000000"/>
                    </w:rPr>
                  </w:pPr>
                  <w:proofErr w:type="gramStart"/>
                  <w:r>
                    <w:rPr>
                      <w:b/>
                      <w:color w:val="000000"/>
                    </w:rPr>
                    <w:t>246  1</w:t>
                  </w:r>
                  <w:proofErr w:type="gramEnd"/>
                  <w:r w:rsidR="00DA03DC">
                    <w:rPr>
                      <w:b/>
                      <w:color w:val="000000"/>
                    </w:rPr>
                    <w:t>#</w:t>
                  </w:r>
                  <w:r>
                    <w:rPr>
                      <w:b/>
                      <w:color w:val="000000"/>
                    </w:rPr>
                    <w:t xml:space="preserve">    </w:t>
                  </w:r>
                  <w:r>
                    <w:rPr>
                      <w:b/>
                      <w:color w:val="000000"/>
                    </w:rPr>
                    <w:tab/>
                    <w:t>$</w:t>
                  </w:r>
                  <w:proofErr w:type="spellStart"/>
                  <w:r>
                    <w:rPr>
                      <w:b/>
                      <w:color w:val="000000"/>
                    </w:rPr>
                    <w:t>i</w:t>
                  </w:r>
                  <w:proofErr w:type="spellEnd"/>
                  <w:r>
                    <w:rPr>
                      <w:b/>
                      <w:color w:val="000000"/>
                    </w:rPr>
                    <w:t xml:space="preserve"> At head of title: $a Eyewitness news live on the net</w:t>
                  </w:r>
                </w:p>
                <w:p w:rsidR="00EC4D85" w:rsidRDefault="00EC4D85" w:rsidP="00DA03DC">
                  <w:pPr>
                    <w:rPr>
                      <w:b/>
                      <w:color w:val="000000"/>
                    </w:rPr>
                  </w:pPr>
                  <w:proofErr w:type="gramStart"/>
                  <w:r>
                    <w:rPr>
                      <w:b/>
                      <w:color w:val="000000"/>
                    </w:rPr>
                    <w:t>246  1</w:t>
                  </w:r>
                  <w:proofErr w:type="gramEnd"/>
                  <w:r w:rsidR="00DA03DC">
                    <w:rPr>
                      <w:b/>
                      <w:color w:val="000000"/>
                    </w:rPr>
                    <w:t>#</w:t>
                  </w:r>
                  <w:r>
                    <w:rPr>
                      <w:b/>
                      <w:color w:val="000000"/>
                    </w:rPr>
                    <w:tab/>
                    <w:t>$</w:t>
                  </w:r>
                  <w:proofErr w:type="spellStart"/>
                  <w:r>
                    <w:rPr>
                      <w:b/>
                      <w:color w:val="000000"/>
                    </w:rPr>
                    <w:t>i</w:t>
                  </w:r>
                  <w:proofErr w:type="spellEnd"/>
                  <w:r>
                    <w:rPr>
                      <w:b/>
                      <w:color w:val="000000"/>
                    </w:rPr>
                    <w:t xml:space="preserve"> Title on source code: $a WKBW-TV</w:t>
                  </w:r>
                </w:p>
                <w:p w:rsidR="00EC4D85" w:rsidRDefault="00EC4D85" w:rsidP="00A85572">
                  <w:pPr>
                    <w:rPr>
                      <w:b/>
                      <w:color w:val="000000"/>
                    </w:rPr>
                  </w:pPr>
                  <w:proofErr w:type="gramStart"/>
                  <w:r>
                    <w:rPr>
                      <w:b/>
                      <w:color w:val="000000"/>
                    </w:rPr>
                    <w:t xml:space="preserve">246  </w:t>
                  </w:r>
                  <w:proofErr w:type="gramEnd"/>
                  <w:del w:id="75" w:author="vbross" w:date="2011-06-03T17:56:00Z">
                    <w:r w:rsidDel="00A85572">
                      <w:rPr>
                        <w:b/>
                        <w:color w:val="000000"/>
                      </w:rPr>
                      <w:delText>33</w:delText>
                    </w:r>
                  </w:del>
                  <w:ins w:id="76" w:author="vbross" w:date="2011-06-03T17:56:00Z">
                    <w:r w:rsidR="00A85572">
                      <w:rPr>
                        <w:b/>
                        <w:color w:val="000000"/>
                      </w:rPr>
                      <w:t>1#</w:t>
                    </w:r>
                  </w:ins>
                  <w:r>
                    <w:rPr>
                      <w:b/>
                      <w:color w:val="000000"/>
                    </w:rPr>
                    <w:tab/>
                  </w:r>
                  <w:r>
                    <w:rPr>
                      <w:bCs/>
                      <w:color w:val="000000"/>
                    </w:rPr>
                    <w:t xml:space="preserve">$a WKBW </w:t>
                  </w:r>
                  <w:proofErr w:type="spellStart"/>
                  <w:r>
                    <w:rPr>
                      <w:bCs/>
                      <w:color w:val="000000"/>
                    </w:rPr>
                    <w:t>NewsChannel</w:t>
                  </w:r>
                  <w:proofErr w:type="spellEnd"/>
                  <w:r>
                    <w:rPr>
                      <w:bCs/>
                      <w:color w:val="000000"/>
                    </w:rPr>
                    <w:t xml:space="preserve"> 7</w:t>
                  </w:r>
                  <w:r>
                    <w:rPr>
                      <w:b/>
                      <w:color w:val="000000"/>
                    </w:rPr>
                    <w:t xml:space="preserve"> $f &lt;Oct. 19, 1995&gt;</w:t>
                  </w:r>
                </w:p>
                <w:p w:rsidR="00EC4D85" w:rsidRDefault="00EC4D85" w:rsidP="006D17F0">
                  <w:pPr>
                    <w:pStyle w:val="BodyTextIndent"/>
                    <w:rPr>
                      <w:b/>
                      <w:color w:val="000000"/>
                    </w:rPr>
                  </w:pPr>
                  <w:proofErr w:type="gramStart"/>
                  <w:r>
                    <w:rPr>
                      <w:b/>
                      <w:color w:val="000000"/>
                    </w:rPr>
                    <w:t>246  1</w:t>
                  </w:r>
                  <w:proofErr w:type="gramEnd"/>
                  <w:r w:rsidR="00DA03DC">
                    <w:rPr>
                      <w:b/>
                      <w:color w:val="000000"/>
                    </w:rPr>
                    <w:t xml:space="preserve">#            </w:t>
                  </w:r>
                  <w:r>
                    <w:rPr>
                      <w:bCs/>
                      <w:color w:val="000000"/>
                    </w:rPr>
                    <w:t>$</w:t>
                  </w:r>
                  <w:proofErr w:type="spellStart"/>
                  <w:r>
                    <w:rPr>
                      <w:bCs/>
                      <w:color w:val="000000"/>
                    </w:rPr>
                    <w:t>i</w:t>
                  </w:r>
                  <w:proofErr w:type="spellEnd"/>
                  <w:r>
                    <w:rPr>
                      <w:bCs/>
                      <w:color w:val="000000"/>
                    </w:rPr>
                    <w:t xml:space="preserve"> Title on source code: $a WKBW home page</w:t>
                  </w:r>
                  <w:r>
                    <w:rPr>
                      <w:b/>
                      <w:color w:val="000000"/>
                    </w:rPr>
                    <w:t xml:space="preserve"> $f &lt;Oct. 19, 1995&gt;</w:t>
                  </w:r>
                </w:p>
                <w:p w:rsidR="00EC4D85" w:rsidRDefault="00EC4D85" w:rsidP="00DA03DC">
                  <w:pPr>
                    <w:rPr>
                      <w:b/>
                      <w:bCs/>
                      <w:color w:val="000000"/>
                    </w:rPr>
                  </w:pPr>
                  <w:proofErr w:type="gramStart"/>
                  <w:r>
                    <w:rPr>
                      <w:b/>
                      <w:bCs/>
                      <w:color w:val="000000"/>
                    </w:rPr>
                    <w:t xml:space="preserve">247 </w:t>
                  </w:r>
                  <w:r w:rsidR="00DA03DC">
                    <w:rPr>
                      <w:b/>
                      <w:bCs/>
                      <w:color w:val="000000"/>
                    </w:rPr>
                    <w:t xml:space="preserve"> </w:t>
                  </w:r>
                  <w:r>
                    <w:rPr>
                      <w:b/>
                      <w:bCs/>
                      <w:color w:val="000000"/>
                    </w:rPr>
                    <w:t>10</w:t>
                  </w:r>
                  <w:proofErr w:type="gramEnd"/>
                  <w:r>
                    <w:rPr>
                      <w:b/>
                      <w:bCs/>
                      <w:color w:val="000000"/>
                    </w:rPr>
                    <w:tab/>
                    <w:t>$a News channel 7, WKBW-TV $f &lt;Oct. 19, 1995&gt;</w:t>
                  </w:r>
                </w:p>
                <w:p w:rsidR="00EC4D85" w:rsidRPr="00EC4D85" w:rsidRDefault="000A519A" w:rsidP="006D17F0">
                  <w:pPr>
                    <w:rPr>
                      <w:lang w:val="pt-BR"/>
                    </w:rPr>
                  </w:pPr>
                  <w:r>
                    <w:rPr>
                      <w:lang w:val="pt-BR"/>
                    </w:rPr>
                    <w:t>260  3</w:t>
                  </w:r>
                  <w:r w:rsidR="00EC4D85" w:rsidRPr="00EC4D85">
                    <w:rPr>
                      <w:lang w:val="pt-BR"/>
                    </w:rPr>
                    <w:t>#</w:t>
                  </w:r>
                  <w:r w:rsidR="00EC4D85" w:rsidRPr="00EC4D85">
                    <w:rPr>
                      <w:lang w:val="pt-BR"/>
                    </w:rPr>
                    <w:tab/>
                    <w:t>$a Buffalo, N.Y. : $b WKBW-TV</w:t>
                  </w:r>
                </w:p>
                <w:p w:rsidR="00EC4D85" w:rsidRDefault="00EC4D85" w:rsidP="006D17F0">
                  <w:pPr>
                    <w:pStyle w:val="Header"/>
                    <w:tabs>
                      <w:tab w:val="clear" w:pos="4320"/>
                      <w:tab w:val="clear" w:pos="8640"/>
                    </w:tabs>
                  </w:pPr>
                  <w:proofErr w:type="gramStart"/>
                  <w:r>
                    <w:t>310  #</w:t>
                  </w:r>
                  <w:proofErr w:type="gramEnd"/>
                  <w:r>
                    <w:t>#</w:t>
                  </w:r>
                  <w:r>
                    <w:tab/>
                    <w:t>$a Continuously updated</w:t>
                  </w:r>
                </w:p>
                <w:p w:rsidR="00EC4D85" w:rsidRDefault="00EC4D85" w:rsidP="00DA03DC">
                  <w:proofErr w:type="gramStart"/>
                  <w:r>
                    <w:t>362  1</w:t>
                  </w:r>
                  <w:proofErr w:type="gramEnd"/>
                  <w:r w:rsidR="00DA03DC">
                    <w:t>#</w:t>
                  </w:r>
                  <w:r>
                    <w:tab/>
                    <w:t>$a Began in 1995?</w:t>
                  </w:r>
                </w:p>
                <w:p w:rsidR="00EC4D85" w:rsidDel="00A85572" w:rsidRDefault="00EC4D85" w:rsidP="006D17F0">
                  <w:pPr>
                    <w:rPr>
                      <w:del w:id="77" w:author="vbross" w:date="2011-06-03T17:57:00Z"/>
                    </w:rPr>
                  </w:pPr>
                  <w:del w:id="78" w:author="vbross" w:date="2011-06-03T17:57:00Z">
                    <w:r w:rsidDel="00A85572">
                      <w:delText>538  ##</w:delText>
                    </w:r>
                    <w:r w:rsidDel="00A85572">
                      <w:tab/>
                      <w:delText>$a Mode of access: World Wide Web.</w:delText>
                    </w:r>
                  </w:del>
                </w:p>
                <w:p w:rsidR="00EC4D85" w:rsidRDefault="00EC4D85" w:rsidP="006D17F0">
                  <w:pPr>
                    <w:rPr>
                      <w:b/>
                      <w:bCs/>
                    </w:rPr>
                  </w:pPr>
                  <w:del w:id="79" w:author="vbross" w:date="2011-06-03T17:57:00Z">
                    <w:r w:rsidDel="00A85572">
                      <w:delText xml:space="preserve">500  </w:delText>
                    </w:r>
                  </w:del>
                  <w:proofErr w:type="gramStart"/>
                  <w:ins w:id="80" w:author="vbross" w:date="2011-06-03T17:57:00Z">
                    <w:r w:rsidR="00A85572">
                      <w:t>588</w:t>
                    </w:r>
                    <w:r w:rsidR="00A85572">
                      <w:t xml:space="preserve">  </w:t>
                    </w:r>
                  </w:ins>
                  <w:r>
                    <w:t>#</w:t>
                  </w:r>
                  <w:proofErr w:type="gramEnd"/>
                  <w:r>
                    <w:t>#</w:t>
                  </w:r>
                  <w:r>
                    <w:tab/>
                    <w:t xml:space="preserve">$a Title from home page banner graphic </w:t>
                  </w:r>
                  <w:r>
                    <w:rPr>
                      <w:b/>
                      <w:bCs/>
                    </w:rPr>
                    <w:t>(viewed Apr. 9, 2001)</w:t>
                  </w:r>
                </w:p>
                <w:p w:rsidR="00EC4D85" w:rsidRDefault="00EC4D85" w:rsidP="00DA03DC">
                  <w:proofErr w:type="gramStart"/>
                  <w:r>
                    <w:t xml:space="preserve">650  </w:t>
                  </w:r>
                  <w:r w:rsidR="00DA03DC">
                    <w:t>#</w:t>
                  </w:r>
                  <w:proofErr w:type="gramEnd"/>
                  <w:r>
                    <w:t>0</w:t>
                  </w:r>
                  <w:r>
                    <w:tab/>
                    <w:t xml:space="preserve">$a Television stations $z </w:t>
                  </w:r>
                  <w:smartTag w:uri="urn:schemas-microsoft-com:office:smarttags" w:element="State">
                    <w:r>
                      <w:t>New York</w:t>
                    </w:r>
                  </w:smartTag>
                  <w:r>
                    <w:t xml:space="preserve"> (State) $z </w:t>
                  </w:r>
                  <w:smartTag w:uri="urn:schemas-microsoft-com:office:smarttags" w:element="place">
                    <w:smartTag w:uri="urn:schemas-microsoft-com:office:smarttags" w:element="City">
                      <w:r>
                        <w:t>Buffalo</w:t>
                      </w:r>
                    </w:smartTag>
                  </w:smartTag>
                  <w:r>
                    <w:t>.</w:t>
                  </w:r>
                </w:p>
                <w:p w:rsidR="00EC4D85" w:rsidRDefault="00EC4D85" w:rsidP="00DA03DC">
                  <w:proofErr w:type="gramStart"/>
                  <w:r>
                    <w:t>710  2</w:t>
                  </w:r>
                  <w:proofErr w:type="gramEnd"/>
                  <w:r w:rsidR="00DA03DC">
                    <w:t>#</w:t>
                  </w:r>
                  <w:r>
                    <w:tab/>
                    <w:t xml:space="preserve">$a WKBW (Television station : </w:t>
                  </w:r>
                  <w:smartTag w:uri="urn:schemas-microsoft-com:office:smarttags" w:element="place">
                    <w:smartTag w:uri="urn:schemas-microsoft-com:office:smarttags" w:element="City">
                      <w:r>
                        <w:t>Buffalo</w:t>
                      </w:r>
                    </w:smartTag>
                    <w:r>
                      <w:t xml:space="preserve">, </w:t>
                    </w:r>
                    <w:smartTag w:uri="urn:schemas-microsoft-com:office:smarttags" w:element="State">
                      <w:r>
                        <w:t>N.Y.</w:t>
                      </w:r>
                    </w:smartTag>
                  </w:smartTag>
                  <w:r>
                    <w:t>)</w:t>
                  </w:r>
                </w:p>
                <w:p w:rsidR="00EC4D85" w:rsidRDefault="00EC4D85" w:rsidP="006D17F0">
                  <w:proofErr w:type="gramStart"/>
                  <w:r>
                    <w:t>856  40</w:t>
                  </w:r>
                  <w:proofErr w:type="gramEnd"/>
                  <w:r>
                    <w:tab/>
                    <w:t>$u http://www.wkbw.com</w:t>
                  </w:r>
                </w:p>
                <w:p w:rsidR="00EC4D85" w:rsidRDefault="00EC4D85" w:rsidP="006D17F0"/>
              </w:txbxContent>
            </v:textbox>
          </v:shape>
        </w:pict>
      </w:r>
    </w:p>
    <w:p w:rsidR="006D17F0" w:rsidRDefault="006D17F0" w:rsidP="006D17F0">
      <w:pPr>
        <w:pStyle w:val="Header"/>
        <w:tabs>
          <w:tab w:val="clear" w:pos="4320"/>
          <w:tab w:val="clear" w:pos="8640"/>
        </w:tabs>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pStyle w:val="Header"/>
        <w:tabs>
          <w:tab w:val="clear" w:pos="4320"/>
          <w:tab w:val="clear" w:pos="8640"/>
        </w:tabs>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ind w:firstLine="720"/>
      </w:pPr>
    </w:p>
    <w:p w:rsidR="006D17F0" w:rsidRDefault="006D17F0" w:rsidP="00AB5BA9">
      <w:pPr>
        <w:pStyle w:val="Heading2"/>
      </w:pPr>
      <w:r>
        <w:t xml:space="preserve">Comments: </w:t>
      </w:r>
    </w:p>
    <w:p w:rsidR="006D17F0" w:rsidRDefault="006D17F0" w:rsidP="006D17F0"/>
    <w:p w:rsidR="006D17F0" w:rsidRDefault="006D17F0" w:rsidP="006D17F0">
      <w:pPr>
        <w:rPr>
          <w:b/>
          <w:bCs/>
          <w:color w:val="FF0000"/>
        </w:rPr>
      </w:pPr>
      <w:r>
        <w:t>When this site is viewed again, the title on both the webpage which is displayed and the title in the source code have both changed.  The banner graphic is still selected as the source of the title proper and the new title is put in the 245.  The former 245 field is moved to a 247 field, and new 246 fields are added for the title in the source code and the information at head of title.  The former variant titles were determined by the cataloger to be important enough to retain in the record, but dates are added in the 246 $f to show these titles no longer appear on the resource.  The source of title note is updated to give the most current viewing date.</w:t>
      </w:r>
    </w:p>
    <w:p w:rsidR="006D17F0" w:rsidRDefault="006D17F0" w:rsidP="00AB5BA9">
      <w:pPr>
        <w:pStyle w:val="Heading2"/>
        <w:rPr>
          <w:b/>
          <w:bCs/>
        </w:rPr>
      </w:pPr>
      <w:r>
        <w:rPr>
          <w:b/>
          <w:bCs/>
          <w:color w:val="FF0000"/>
        </w:rPr>
        <w:br w:type="page"/>
      </w:r>
      <w:r w:rsidRPr="005A5F40">
        <w:lastRenderedPageBreak/>
        <w:t xml:space="preserve">Figure 9: </w:t>
      </w:r>
      <w:r>
        <w:t xml:space="preserve">Online integrating resource—third </w:t>
      </w:r>
      <w:proofErr w:type="gramStart"/>
      <w:r>
        <w:t>viewing</w:t>
      </w:r>
      <w:r>
        <w:rPr>
          <w:b/>
          <w:bCs/>
        </w:rPr>
        <w:t xml:space="preserve">  </w:t>
      </w:r>
      <w:r>
        <w:t>(</w:t>
      </w:r>
      <w:proofErr w:type="gramEnd"/>
      <w:r>
        <w:t>June 16, 2003)</w:t>
      </w:r>
    </w:p>
    <w:p w:rsidR="006D17F0" w:rsidRDefault="006D17F0" w:rsidP="006D17F0"/>
    <w:p w:rsidR="006D17F0" w:rsidRDefault="00650CD5" w:rsidP="006D17F0">
      <w:pPr>
        <w:pStyle w:val="Header"/>
        <w:tabs>
          <w:tab w:val="clear" w:pos="4320"/>
          <w:tab w:val="clear" w:pos="8640"/>
        </w:tabs>
      </w:pPr>
      <w:r>
        <w:object w:dxaOrig="7741" w:dyaOrig="11624">
          <v:shape id="_x0000_i1062" type="#_x0000_t75" alt="Web snapshot: Eyewitness New, WKBW 7 [television station related web site] several changes shown in shapshots of later iterations, reflected in records" style="width:387pt;height:581.25pt" o:ole="">
            <v:imagedata r:id="rId23" o:title=""/>
          </v:shape>
          <o:OLEObject Type="Embed" ProgID="MSPhotoEd.3" ShapeID="_x0000_i1062" DrawAspect="Content" ObjectID="_1368629423" r:id="rId24"/>
        </w:object>
      </w:r>
    </w:p>
    <w:p w:rsidR="006D17F0" w:rsidRDefault="006D17F0" w:rsidP="006D17F0"/>
    <w:p w:rsidR="006D17F0" w:rsidRDefault="006D17F0" w:rsidP="006D17F0"/>
    <w:p w:rsidR="006D17F0" w:rsidRDefault="006D17F0" w:rsidP="006D17F0"/>
    <w:p w:rsidR="006D17F0" w:rsidRDefault="006D17F0" w:rsidP="00AB5BA9">
      <w:pPr>
        <w:pStyle w:val="Heading2"/>
      </w:pPr>
      <w:r>
        <w:t>Bibliographic record updated to reflect Figure 9</w:t>
      </w:r>
    </w:p>
    <w:p w:rsidR="006D17F0" w:rsidRDefault="006D17F0" w:rsidP="006D17F0">
      <w:pPr>
        <w:pStyle w:val="Header"/>
        <w:tabs>
          <w:tab w:val="clear" w:pos="4320"/>
          <w:tab w:val="clear" w:pos="8640"/>
        </w:tabs>
      </w:pPr>
      <w:r>
        <w:rPr>
          <w:noProof/>
          <w:sz w:val="20"/>
        </w:rPr>
        <w:pict>
          <v:shape id="_x0000_s1280" type="#_x0000_t202" style="position:absolute;margin-left:0;margin-top:7.4pt;width:441pt;height:381.15pt;z-index:251696128">
            <v:textbox style="mso-next-textbox:#_x0000_s1280">
              <w:txbxContent>
                <w:p w:rsidR="00EC4D85" w:rsidRDefault="00EC4D85" w:rsidP="006D17F0">
                  <w:r>
                    <w:t>Type: m</w:t>
                  </w:r>
                  <w:r>
                    <w:tab/>
                  </w:r>
                  <w:proofErr w:type="spellStart"/>
                  <w:r>
                    <w:t>ELvl</w:t>
                  </w:r>
                  <w:proofErr w:type="spellEnd"/>
                  <w:r>
                    <w:t>:</w:t>
                  </w:r>
                  <w:r>
                    <w:tab/>
                  </w:r>
                  <w:r>
                    <w:tab/>
                  </w:r>
                  <w:proofErr w:type="spellStart"/>
                  <w:r>
                    <w:t>Srce</w:t>
                  </w:r>
                  <w:proofErr w:type="spellEnd"/>
                  <w:r>
                    <w:t>:</w:t>
                  </w:r>
                  <w:r>
                    <w:tab/>
                    <w:t>c</w:t>
                  </w:r>
                  <w:r>
                    <w:tab/>
                  </w:r>
                  <w:proofErr w:type="spellStart"/>
                  <w:r>
                    <w:t>Audn</w:t>
                  </w:r>
                  <w:proofErr w:type="spellEnd"/>
                  <w:r>
                    <w:t>:</w:t>
                  </w:r>
                  <w:r>
                    <w:tab/>
                  </w:r>
                  <w:r>
                    <w:tab/>
                    <w:t>Ctrl:</w:t>
                  </w:r>
                  <w:r>
                    <w:tab/>
                  </w:r>
                  <w:r>
                    <w:tab/>
                    <w:t>Lang: eng</w:t>
                  </w:r>
                </w:p>
                <w:p w:rsidR="00EC4D85" w:rsidRDefault="00EC4D85" w:rsidP="006D17F0">
                  <w:proofErr w:type="spellStart"/>
                  <w:r>
                    <w:t>BLvl</w:t>
                  </w:r>
                  <w:proofErr w:type="spellEnd"/>
                  <w:r>
                    <w:t xml:space="preserve">: </w:t>
                  </w:r>
                  <w:proofErr w:type="spellStart"/>
                  <w:r>
                    <w:t>i</w:t>
                  </w:r>
                  <w:proofErr w:type="spellEnd"/>
                  <w:r>
                    <w:tab/>
                  </w:r>
                  <w:r>
                    <w:tab/>
                    <w:t>File:  m</w:t>
                  </w:r>
                  <w:r>
                    <w:tab/>
                  </w:r>
                  <w:proofErr w:type="spellStart"/>
                  <w:r>
                    <w:t>GPub</w:t>
                  </w:r>
                  <w:proofErr w:type="spellEnd"/>
                  <w:r>
                    <w:t>:</w:t>
                  </w:r>
                  <w:r>
                    <w:tab/>
                  </w:r>
                  <w:r>
                    <w:tab/>
                  </w:r>
                  <w:r>
                    <w:tab/>
                  </w:r>
                  <w:r>
                    <w:tab/>
                  </w:r>
                  <w:proofErr w:type="spellStart"/>
                  <w:r>
                    <w:t>MRec</w:t>
                  </w:r>
                  <w:proofErr w:type="spellEnd"/>
                  <w:r>
                    <w:t>:</w:t>
                  </w:r>
                  <w:r>
                    <w:tab/>
                    <w:t xml:space="preserve">  </w:t>
                  </w:r>
                  <w:r>
                    <w:tab/>
                  </w:r>
                  <w:proofErr w:type="spellStart"/>
                  <w:r>
                    <w:t>Ctry</w:t>
                  </w:r>
                  <w:proofErr w:type="spellEnd"/>
                  <w:r>
                    <w:t xml:space="preserve">: </w:t>
                  </w:r>
                  <w:proofErr w:type="spellStart"/>
                  <w:r>
                    <w:t>nyu</w:t>
                  </w:r>
                  <w:proofErr w:type="spellEnd"/>
                </w:p>
                <w:p w:rsidR="00EC4D85" w:rsidRDefault="00EC4D85" w:rsidP="006D17F0">
                  <w:proofErr w:type="spellStart"/>
                  <w:r>
                    <w:t>Desc</w:t>
                  </w:r>
                  <w:proofErr w:type="spellEnd"/>
                  <w:r>
                    <w:t>:  a</w:t>
                  </w:r>
                  <w:r>
                    <w:tab/>
                  </w:r>
                  <w:r>
                    <w:tab/>
                  </w:r>
                  <w:r>
                    <w:tab/>
                  </w:r>
                  <w:r>
                    <w:tab/>
                  </w:r>
                  <w:r>
                    <w:tab/>
                  </w:r>
                  <w:proofErr w:type="spellStart"/>
                  <w:r>
                    <w:t>DtSt</w:t>
                  </w:r>
                  <w:proofErr w:type="spellEnd"/>
                  <w:r>
                    <w:t>: m</w:t>
                  </w:r>
                  <w:r>
                    <w:tab/>
                    <w:t>Dates</w:t>
                  </w:r>
                  <w:proofErr w:type="gramStart"/>
                  <w:r>
                    <w:t>:1995</w:t>
                  </w:r>
                  <w:proofErr w:type="gramEnd"/>
                  <w:r>
                    <w:t xml:space="preserve">, 9999       </w:t>
                  </w:r>
                </w:p>
                <w:p w:rsidR="00EC4D85" w:rsidRDefault="00EC4D85" w:rsidP="006D17F0"/>
                <w:p w:rsidR="00EC4D85" w:rsidRDefault="00EC4D85" w:rsidP="006D17F0"/>
                <w:p w:rsidR="00EC4D85" w:rsidRDefault="00EC4D85" w:rsidP="006D17F0">
                  <w:r>
                    <w:t>006</w:t>
                  </w:r>
                  <w:r>
                    <w:tab/>
                    <w:t>Freq:  k</w:t>
                  </w:r>
                  <w:r>
                    <w:tab/>
                  </w:r>
                  <w:proofErr w:type="spellStart"/>
                  <w:r>
                    <w:t>Regl</w:t>
                  </w:r>
                  <w:proofErr w:type="spellEnd"/>
                  <w:r>
                    <w:t>:</w:t>
                  </w:r>
                  <w:r>
                    <w:tab/>
                    <w:t>r</w:t>
                  </w:r>
                  <w:r>
                    <w:tab/>
                    <w:t>ISSN:</w:t>
                  </w:r>
                  <w:r>
                    <w:tab/>
                  </w:r>
                  <w:r>
                    <w:tab/>
                  </w:r>
                  <w:proofErr w:type="spellStart"/>
                  <w:r>
                    <w:t>SrTp</w:t>
                  </w:r>
                  <w:proofErr w:type="spellEnd"/>
                  <w:r>
                    <w:t>:</w:t>
                  </w:r>
                  <w:r>
                    <w:tab/>
                    <w:t>w</w:t>
                  </w:r>
                  <w:r>
                    <w:tab/>
                  </w:r>
                  <w:proofErr w:type="spellStart"/>
                  <w:r>
                    <w:t>Orig</w:t>
                  </w:r>
                  <w:proofErr w:type="spellEnd"/>
                  <w:r>
                    <w:t>: s</w:t>
                  </w:r>
                </w:p>
                <w:p w:rsidR="00EC4D85" w:rsidRDefault="00EC4D85" w:rsidP="006D17F0">
                  <w:r>
                    <w:tab/>
                    <w:t>Form: s</w:t>
                  </w:r>
                  <w:r>
                    <w:tab/>
                  </w:r>
                  <w:proofErr w:type="spellStart"/>
                  <w:r>
                    <w:t>EntW</w:t>
                  </w:r>
                  <w:proofErr w:type="spellEnd"/>
                  <w:r>
                    <w:t>:</w:t>
                  </w:r>
                  <w:r>
                    <w:tab/>
                  </w:r>
                  <w:r>
                    <w:tab/>
                    <w:t>Cont:</w:t>
                  </w:r>
                  <w:r>
                    <w:tab/>
                    <w:t>s</w:t>
                  </w:r>
                  <w:r>
                    <w:tab/>
                  </w:r>
                  <w:proofErr w:type="spellStart"/>
                  <w:r>
                    <w:t>GPub</w:t>
                  </w:r>
                  <w:proofErr w:type="spellEnd"/>
                  <w:r>
                    <w:t>:</w:t>
                  </w:r>
                  <w:r>
                    <w:tab/>
                  </w:r>
                  <w:r>
                    <w:tab/>
                    <w:t>Conf:</w:t>
                  </w:r>
                  <w:r>
                    <w:tab/>
                  </w:r>
                  <w:proofErr w:type="spellStart"/>
                  <w:r>
                    <w:t>Alph</w:t>
                  </w:r>
                  <w:proofErr w:type="spellEnd"/>
                  <w:r>
                    <w:t>:</w:t>
                  </w:r>
                  <w:r>
                    <w:tab/>
                    <w:t>S/L: 2</w:t>
                  </w:r>
                </w:p>
                <w:p w:rsidR="00EC4D85" w:rsidRDefault="00EC4D85" w:rsidP="006D17F0"/>
                <w:p w:rsidR="00EC4D85" w:rsidRDefault="00EC4D85" w:rsidP="006D17F0">
                  <w:pPr>
                    <w:pStyle w:val="Header"/>
                    <w:tabs>
                      <w:tab w:val="clear" w:pos="4320"/>
                      <w:tab w:val="clear" w:pos="8640"/>
                    </w:tabs>
                    <w:rPr>
                      <w:ins w:id="81" w:author="vbross" w:date="2011-06-03T17:57:00Z"/>
                      <w:lang w:val="pt-BR"/>
                    </w:rPr>
                  </w:pPr>
                  <w:r w:rsidRPr="009E6650">
                    <w:rPr>
                      <w:lang w:val="pt-BR"/>
                    </w:rPr>
                    <w:t>007  ##</w:t>
                  </w:r>
                  <w:r w:rsidRPr="009E6650">
                    <w:rPr>
                      <w:lang w:val="pt-BR"/>
                    </w:rPr>
                    <w:tab/>
                    <w:t>$a c $b r $d m $e n</w:t>
                  </w:r>
                </w:p>
                <w:p w:rsidR="00A85572" w:rsidRPr="009E6650" w:rsidRDefault="00A85572" w:rsidP="006D17F0">
                  <w:pPr>
                    <w:pStyle w:val="Header"/>
                    <w:tabs>
                      <w:tab w:val="clear" w:pos="4320"/>
                      <w:tab w:val="clear" w:pos="8640"/>
                    </w:tabs>
                    <w:rPr>
                      <w:lang w:val="pt-BR"/>
                    </w:rPr>
                  </w:pPr>
                  <w:ins w:id="82" w:author="vbross" w:date="2011-06-03T17:57:00Z">
                    <w:r>
                      <w:rPr>
                        <w:lang w:val="pt-BR"/>
                      </w:rPr>
                      <w:t>010  ##            $a 20071234567</w:t>
                    </w:r>
                  </w:ins>
                </w:p>
                <w:p w:rsidR="00EC4D85" w:rsidRDefault="00EC4D85" w:rsidP="006D17F0">
                  <w:pPr>
                    <w:rPr>
                      <w:ins w:id="83" w:author="vbross" w:date="2011-06-03T17:57:00Z"/>
                      <w:lang w:val="pt-BR"/>
                    </w:rPr>
                  </w:pPr>
                  <w:r w:rsidRPr="009E6650">
                    <w:rPr>
                      <w:lang w:val="pt-BR"/>
                    </w:rPr>
                    <w:t>040  ##</w:t>
                  </w:r>
                  <w:r w:rsidRPr="009E6650">
                    <w:rPr>
                      <w:lang w:val="pt-BR"/>
                    </w:rPr>
                    <w:tab/>
                    <w:t>$a XXX $c XXX $d XXX</w:t>
                  </w:r>
                </w:p>
                <w:p w:rsidR="00A85572" w:rsidRPr="009E6650" w:rsidRDefault="00A85572" w:rsidP="006D17F0">
                  <w:pPr>
                    <w:rPr>
                      <w:lang w:val="pt-BR"/>
                    </w:rPr>
                  </w:pPr>
                  <w:ins w:id="84" w:author="vbross" w:date="2011-06-03T17:57:00Z">
                    <w:r>
                      <w:rPr>
                        <w:lang w:val="pt-BR"/>
                      </w:rPr>
                      <w:t>042 ##             $a pcc</w:t>
                    </w:r>
                  </w:ins>
                </w:p>
                <w:p w:rsidR="00EC4D85" w:rsidRDefault="00EC4D85" w:rsidP="006D17F0">
                  <w:pPr>
                    <w:rPr>
                      <w:bCs/>
                      <w:color w:val="000000"/>
                    </w:rPr>
                  </w:pPr>
                  <w:proofErr w:type="gramStart"/>
                  <w:r>
                    <w:rPr>
                      <w:b/>
                      <w:color w:val="000000"/>
                    </w:rPr>
                    <w:t>245  00</w:t>
                  </w:r>
                  <w:proofErr w:type="gramEnd"/>
                  <w:r>
                    <w:rPr>
                      <w:b/>
                      <w:color w:val="000000"/>
                    </w:rPr>
                    <w:tab/>
                    <w:t xml:space="preserve">$a WKBW.com </w:t>
                  </w:r>
                  <w:r>
                    <w:rPr>
                      <w:bCs/>
                      <w:color w:val="000000"/>
                    </w:rPr>
                    <w:t>$h [electronic resource].</w:t>
                  </w:r>
                </w:p>
                <w:p w:rsidR="00EC4D85" w:rsidRDefault="00EC4D85" w:rsidP="006D17F0">
                  <w:pPr>
                    <w:rPr>
                      <w:color w:val="000000"/>
                    </w:rPr>
                  </w:pPr>
                  <w:proofErr w:type="gramStart"/>
                  <w:r>
                    <w:rPr>
                      <w:color w:val="000000"/>
                    </w:rPr>
                    <w:t>246  1</w:t>
                  </w:r>
                  <w:proofErr w:type="gramEnd"/>
                  <w:r>
                    <w:rPr>
                      <w:color w:val="000000"/>
                    </w:rPr>
                    <w:t xml:space="preserve">#   </w:t>
                  </w:r>
                  <w:r>
                    <w:rPr>
                      <w:color w:val="000000"/>
                    </w:rPr>
                    <w:tab/>
                    <w:t>$</w:t>
                  </w:r>
                  <w:proofErr w:type="spellStart"/>
                  <w:r>
                    <w:rPr>
                      <w:color w:val="000000"/>
                    </w:rPr>
                    <w:t>i</w:t>
                  </w:r>
                  <w:proofErr w:type="spellEnd"/>
                  <w:r>
                    <w:rPr>
                      <w:color w:val="000000"/>
                    </w:rPr>
                    <w:t xml:space="preserve"> At head of title: $a Eyewitness news live on the net </w:t>
                  </w:r>
                  <w:r>
                    <w:rPr>
                      <w:b/>
                      <w:color w:val="000000"/>
                    </w:rPr>
                    <w:t>$f &lt;Apr. 9, 2001&gt;</w:t>
                  </w:r>
                </w:p>
                <w:p w:rsidR="00EC4D85" w:rsidRDefault="00EC4D85" w:rsidP="006D17F0">
                  <w:pPr>
                    <w:rPr>
                      <w:b/>
                      <w:color w:val="000000"/>
                    </w:rPr>
                  </w:pPr>
                  <w:proofErr w:type="gramStart"/>
                  <w:r>
                    <w:rPr>
                      <w:b/>
                      <w:color w:val="000000"/>
                    </w:rPr>
                    <w:t>246</w:t>
                  </w:r>
                  <w:r>
                    <w:rPr>
                      <w:color w:val="000000"/>
                    </w:rPr>
                    <w:t xml:space="preserve">  1</w:t>
                  </w:r>
                  <w:proofErr w:type="gramEnd"/>
                  <w:r>
                    <w:rPr>
                      <w:color w:val="000000"/>
                    </w:rPr>
                    <w:t>#</w:t>
                  </w:r>
                  <w:r>
                    <w:rPr>
                      <w:color w:val="000000"/>
                    </w:rPr>
                    <w:tab/>
                    <w:t>$</w:t>
                  </w:r>
                  <w:proofErr w:type="spellStart"/>
                  <w:r>
                    <w:rPr>
                      <w:color w:val="000000"/>
                    </w:rPr>
                    <w:t>i</w:t>
                  </w:r>
                  <w:proofErr w:type="spellEnd"/>
                  <w:r>
                    <w:rPr>
                      <w:color w:val="000000"/>
                    </w:rPr>
                    <w:t xml:space="preserve"> Title on source code: $a WKBW-TV </w:t>
                  </w:r>
                  <w:r>
                    <w:rPr>
                      <w:b/>
                      <w:color w:val="000000"/>
                    </w:rPr>
                    <w:t>$f</w:t>
                  </w:r>
                  <w:r>
                    <w:rPr>
                      <w:color w:val="000000"/>
                    </w:rPr>
                    <w:t xml:space="preserve"> </w:t>
                  </w:r>
                  <w:r>
                    <w:rPr>
                      <w:b/>
                      <w:color w:val="000000"/>
                    </w:rPr>
                    <w:t>&lt;Apr. 9, 2001&gt;</w:t>
                  </w:r>
                </w:p>
                <w:p w:rsidR="00EC4D85" w:rsidRDefault="00EC4D85" w:rsidP="006D17F0">
                  <w:pPr>
                    <w:rPr>
                      <w:color w:val="000000"/>
                    </w:rPr>
                  </w:pPr>
                  <w:proofErr w:type="gramStart"/>
                  <w:r>
                    <w:rPr>
                      <w:color w:val="000000"/>
                    </w:rPr>
                    <w:t>246  33</w:t>
                  </w:r>
                  <w:proofErr w:type="gramEnd"/>
                  <w:r>
                    <w:rPr>
                      <w:color w:val="000000"/>
                    </w:rPr>
                    <w:tab/>
                    <w:t xml:space="preserve">$a WKBW </w:t>
                  </w:r>
                  <w:proofErr w:type="spellStart"/>
                  <w:r>
                    <w:rPr>
                      <w:color w:val="000000"/>
                    </w:rPr>
                    <w:t>NewsChannel</w:t>
                  </w:r>
                  <w:proofErr w:type="spellEnd"/>
                  <w:r>
                    <w:rPr>
                      <w:color w:val="000000"/>
                    </w:rPr>
                    <w:t xml:space="preserve"> 7 $f &lt;Oct. 19, 1995&gt;</w:t>
                  </w:r>
                </w:p>
                <w:p w:rsidR="00EC4D85" w:rsidRDefault="00EC4D85" w:rsidP="006D17F0">
                  <w:pPr>
                    <w:pStyle w:val="BodyTextIndent"/>
                    <w:rPr>
                      <w:color w:val="000000"/>
                    </w:rPr>
                  </w:pPr>
                  <w:proofErr w:type="gramStart"/>
                  <w:r>
                    <w:rPr>
                      <w:color w:val="000000"/>
                    </w:rPr>
                    <w:t>246  1</w:t>
                  </w:r>
                  <w:proofErr w:type="gramEnd"/>
                  <w:r>
                    <w:rPr>
                      <w:color w:val="000000"/>
                    </w:rPr>
                    <w:t>#            $</w:t>
                  </w:r>
                  <w:proofErr w:type="spellStart"/>
                  <w:r>
                    <w:rPr>
                      <w:color w:val="000000"/>
                    </w:rPr>
                    <w:t>i</w:t>
                  </w:r>
                  <w:proofErr w:type="spellEnd"/>
                  <w:r>
                    <w:rPr>
                      <w:color w:val="000000"/>
                    </w:rPr>
                    <w:t xml:space="preserve"> Title on source code: $a WKBW home page $f &lt;Oct. 19, 1995&gt;</w:t>
                  </w:r>
                </w:p>
                <w:p w:rsidR="00EC4D85" w:rsidRDefault="00EC4D85" w:rsidP="006D17F0">
                  <w:pPr>
                    <w:rPr>
                      <w:b/>
                      <w:color w:val="000000"/>
                    </w:rPr>
                  </w:pPr>
                  <w:proofErr w:type="gramStart"/>
                  <w:r>
                    <w:rPr>
                      <w:b/>
                      <w:color w:val="000000"/>
                    </w:rPr>
                    <w:t>247  10</w:t>
                  </w:r>
                  <w:proofErr w:type="gramEnd"/>
                  <w:r>
                    <w:rPr>
                      <w:b/>
                      <w:color w:val="000000"/>
                    </w:rPr>
                    <w:tab/>
                    <w:t>$a Eyewitness news, WKBW.com $f &lt;Apr. 9, 2001&gt;</w:t>
                  </w:r>
                </w:p>
                <w:p w:rsidR="00EC4D85" w:rsidRDefault="00EC4D85" w:rsidP="006D17F0">
                  <w:pPr>
                    <w:rPr>
                      <w:color w:val="000000"/>
                    </w:rPr>
                  </w:pPr>
                  <w:proofErr w:type="gramStart"/>
                  <w:r>
                    <w:rPr>
                      <w:color w:val="000000"/>
                    </w:rPr>
                    <w:t>247  10</w:t>
                  </w:r>
                  <w:proofErr w:type="gramEnd"/>
                  <w:r>
                    <w:rPr>
                      <w:color w:val="000000"/>
                    </w:rPr>
                    <w:tab/>
                    <w:t>$a News channel 7, WKBW-TV $f &lt;Oct. 19, 1995&gt;</w:t>
                  </w:r>
                </w:p>
                <w:p w:rsidR="00EC4D85" w:rsidRPr="009E6650" w:rsidRDefault="00EC4D85" w:rsidP="000A519A">
                  <w:pPr>
                    <w:rPr>
                      <w:color w:val="000000"/>
                      <w:lang w:val="pt-BR"/>
                    </w:rPr>
                  </w:pPr>
                  <w:r w:rsidRPr="009E6650">
                    <w:rPr>
                      <w:color w:val="000000"/>
                      <w:lang w:val="pt-BR"/>
                    </w:rPr>
                    <w:t xml:space="preserve">260  </w:t>
                  </w:r>
                  <w:r w:rsidR="000A519A">
                    <w:rPr>
                      <w:color w:val="000000"/>
                      <w:lang w:val="pt-BR"/>
                    </w:rPr>
                    <w:t>3</w:t>
                  </w:r>
                  <w:r w:rsidRPr="009E6650">
                    <w:rPr>
                      <w:color w:val="000000"/>
                      <w:lang w:val="pt-BR"/>
                    </w:rPr>
                    <w:t>#</w:t>
                  </w:r>
                  <w:r w:rsidRPr="009E6650">
                    <w:rPr>
                      <w:color w:val="000000"/>
                      <w:lang w:val="pt-BR"/>
                    </w:rPr>
                    <w:tab/>
                    <w:t>$a Buffalo, N.Y. : $b WKBW-TV</w:t>
                  </w:r>
                </w:p>
                <w:p w:rsidR="00EC4D85" w:rsidRDefault="00EC4D85" w:rsidP="006D17F0">
                  <w:pPr>
                    <w:rPr>
                      <w:color w:val="000000"/>
                    </w:rPr>
                  </w:pPr>
                  <w:proofErr w:type="gramStart"/>
                  <w:r>
                    <w:rPr>
                      <w:color w:val="000000"/>
                    </w:rPr>
                    <w:t>310  #</w:t>
                  </w:r>
                  <w:proofErr w:type="gramEnd"/>
                  <w:r>
                    <w:rPr>
                      <w:color w:val="000000"/>
                    </w:rPr>
                    <w:t>#</w:t>
                  </w:r>
                  <w:r>
                    <w:rPr>
                      <w:color w:val="000000"/>
                    </w:rPr>
                    <w:tab/>
                    <w:t>$a Continuously updated</w:t>
                  </w:r>
                </w:p>
                <w:p w:rsidR="00EC4D85" w:rsidRDefault="00EC4D85" w:rsidP="006D17F0">
                  <w:pPr>
                    <w:rPr>
                      <w:color w:val="000000"/>
                    </w:rPr>
                  </w:pPr>
                  <w:proofErr w:type="gramStart"/>
                  <w:r>
                    <w:rPr>
                      <w:color w:val="000000"/>
                    </w:rPr>
                    <w:t>362  1</w:t>
                  </w:r>
                  <w:proofErr w:type="gramEnd"/>
                  <w:r>
                    <w:rPr>
                      <w:color w:val="000000"/>
                    </w:rPr>
                    <w:t>#</w:t>
                  </w:r>
                  <w:r>
                    <w:rPr>
                      <w:color w:val="000000"/>
                    </w:rPr>
                    <w:tab/>
                    <w:t>$a Began in 1995?</w:t>
                  </w:r>
                </w:p>
                <w:p w:rsidR="00EC4D85" w:rsidDel="00A85572" w:rsidRDefault="00EC4D85" w:rsidP="006D17F0">
                  <w:pPr>
                    <w:rPr>
                      <w:del w:id="85" w:author="vbross" w:date="2011-06-03T17:57:00Z"/>
                      <w:color w:val="000000"/>
                    </w:rPr>
                  </w:pPr>
                  <w:del w:id="86" w:author="vbross" w:date="2011-06-03T17:57:00Z">
                    <w:r w:rsidDel="00A85572">
                      <w:rPr>
                        <w:color w:val="000000"/>
                      </w:rPr>
                      <w:delText>538  ##</w:delText>
                    </w:r>
                    <w:r w:rsidDel="00A85572">
                      <w:rPr>
                        <w:color w:val="000000"/>
                      </w:rPr>
                      <w:tab/>
                      <w:delText>$a Mode of access: World Wide Web.</w:delText>
                    </w:r>
                  </w:del>
                </w:p>
                <w:p w:rsidR="00EC4D85" w:rsidRDefault="00EC4D85" w:rsidP="006D17F0">
                  <w:pPr>
                    <w:rPr>
                      <w:b/>
                      <w:bCs/>
                      <w:color w:val="000000"/>
                    </w:rPr>
                  </w:pPr>
                  <w:del w:id="87" w:author="vbross" w:date="2011-06-03T17:57:00Z">
                    <w:r w:rsidDel="00A85572">
                      <w:rPr>
                        <w:b/>
                        <w:color w:val="000000"/>
                      </w:rPr>
                      <w:delText xml:space="preserve">500 </w:delText>
                    </w:r>
                    <w:r w:rsidDel="00A85572">
                      <w:rPr>
                        <w:color w:val="000000"/>
                      </w:rPr>
                      <w:delText xml:space="preserve"> </w:delText>
                    </w:r>
                  </w:del>
                  <w:proofErr w:type="gramStart"/>
                  <w:ins w:id="88" w:author="vbross" w:date="2011-06-03T17:57:00Z">
                    <w:r w:rsidR="00A85572">
                      <w:rPr>
                        <w:b/>
                        <w:color w:val="000000"/>
                      </w:rPr>
                      <w:t>588</w:t>
                    </w:r>
                    <w:r w:rsidR="00A85572">
                      <w:rPr>
                        <w:b/>
                        <w:color w:val="000000"/>
                      </w:rPr>
                      <w:t xml:space="preserve"> </w:t>
                    </w:r>
                    <w:r w:rsidR="00A85572">
                      <w:rPr>
                        <w:color w:val="000000"/>
                      </w:rPr>
                      <w:t xml:space="preserve"> </w:t>
                    </w:r>
                  </w:ins>
                  <w:r>
                    <w:rPr>
                      <w:color w:val="000000"/>
                    </w:rPr>
                    <w:t>#</w:t>
                  </w:r>
                  <w:proofErr w:type="gramEnd"/>
                  <w:r>
                    <w:rPr>
                      <w:color w:val="000000"/>
                    </w:rPr>
                    <w:t>#</w:t>
                  </w:r>
                  <w:r>
                    <w:rPr>
                      <w:color w:val="000000"/>
                    </w:rPr>
                    <w:tab/>
                  </w:r>
                  <w:r>
                    <w:rPr>
                      <w:b/>
                      <w:bCs/>
                      <w:color w:val="000000"/>
                    </w:rPr>
                    <w:t>$a Title from source code (viewed June 16, 2003)</w:t>
                  </w:r>
                </w:p>
                <w:p w:rsidR="00EC4D85" w:rsidRDefault="00EC4D85" w:rsidP="006D17F0">
                  <w:proofErr w:type="gramStart"/>
                  <w:r>
                    <w:rPr>
                      <w:color w:val="000000"/>
                    </w:rPr>
                    <w:t>650  #</w:t>
                  </w:r>
                  <w:proofErr w:type="gramEnd"/>
                  <w:r>
                    <w:rPr>
                      <w:color w:val="000000"/>
                    </w:rPr>
                    <w:t>0</w:t>
                  </w:r>
                  <w:r>
                    <w:rPr>
                      <w:color w:val="000000"/>
                    </w:rPr>
                    <w:tab/>
                    <w:t xml:space="preserve">$a Television stations $z </w:t>
                  </w:r>
                  <w:smartTag w:uri="urn:schemas-microsoft-com:office:smarttags" w:element="State">
                    <w:r>
                      <w:rPr>
                        <w:color w:val="000000"/>
                      </w:rPr>
                      <w:t>New York</w:t>
                    </w:r>
                  </w:smartTag>
                  <w:r>
                    <w:rPr>
                      <w:color w:val="000000"/>
                    </w:rPr>
                    <w:t xml:space="preserve"> (State) $z </w:t>
                  </w:r>
                  <w:smartTag w:uri="urn:schemas-microsoft-com:office:smarttags" w:element="place">
                    <w:smartTag w:uri="urn:schemas-microsoft-com:office:smarttags" w:element="City">
                      <w:r>
                        <w:rPr>
                          <w:color w:val="000000"/>
                        </w:rPr>
                        <w:t>Buffalo</w:t>
                      </w:r>
                    </w:smartTag>
                  </w:smartTag>
                  <w:r>
                    <w:rPr>
                      <w:color w:val="000000"/>
                    </w:rPr>
                    <w:t>.</w:t>
                  </w:r>
                </w:p>
                <w:p w:rsidR="00EC4D85" w:rsidRDefault="00EC4D85" w:rsidP="006D17F0">
                  <w:proofErr w:type="gramStart"/>
                  <w:r>
                    <w:t>710  2</w:t>
                  </w:r>
                  <w:proofErr w:type="gramEnd"/>
                  <w:r>
                    <w:t>#</w:t>
                  </w:r>
                  <w:r>
                    <w:tab/>
                    <w:t xml:space="preserve">$a WKBW (Television station : </w:t>
                  </w:r>
                  <w:smartTag w:uri="urn:schemas-microsoft-com:office:smarttags" w:element="place">
                    <w:smartTag w:uri="urn:schemas-microsoft-com:office:smarttags" w:element="City">
                      <w:r>
                        <w:t>Buffalo</w:t>
                      </w:r>
                    </w:smartTag>
                    <w:r>
                      <w:t xml:space="preserve">, </w:t>
                    </w:r>
                    <w:smartTag w:uri="urn:schemas-microsoft-com:office:smarttags" w:element="State">
                      <w:r>
                        <w:t>N.Y.</w:t>
                      </w:r>
                    </w:smartTag>
                  </w:smartTag>
                  <w:r>
                    <w:t>)</w:t>
                  </w:r>
                </w:p>
                <w:p w:rsidR="00EC4D85" w:rsidRDefault="00EC4D85" w:rsidP="006D17F0">
                  <w:proofErr w:type="gramStart"/>
                  <w:r>
                    <w:t>856  40</w:t>
                  </w:r>
                  <w:proofErr w:type="gramEnd"/>
                  <w:r>
                    <w:tab/>
                    <w:t>$u http://www.wkbw.com</w:t>
                  </w:r>
                </w:p>
                <w:p w:rsidR="00EC4D85" w:rsidRDefault="00EC4D85" w:rsidP="006D17F0"/>
              </w:txbxContent>
            </v:textbox>
          </v:shape>
        </w:pict>
      </w: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pStyle w:val="Header"/>
        <w:tabs>
          <w:tab w:val="clear" w:pos="4320"/>
          <w:tab w:val="clear" w:pos="8640"/>
        </w:tabs>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rPr>
          <w:ins w:id="89" w:author="vbross" w:date="2011-06-03T17:58:00Z"/>
        </w:rPr>
      </w:pPr>
    </w:p>
    <w:p w:rsidR="00A85572" w:rsidRDefault="00A85572" w:rsidP="006D17F0"/>
    <w:p w:rsidR="006D17F0" w:rsidRDefault="006D17F0" w:rsidP="00AB5BA9">
      <w:pPr>
        <w:pStyle w:val="Heading2"/>
        <w:rPr>
          <w:color w:val="FF0000"/>
        </w:rPr>
      </w:pPr>
      <w:r>
        <w:t xml:space="preserve">Comments: </w:t>
      </w:r>
    </w:p>
    <w:p w:rsidR="006D17F0" w:rsidRDefault="006D17F0" w:rsidP="006D17F0">
      <w:pPr>
        <w:rPr>
          <w:b/>
          <w:bCs/>
          <w:color w:val="FF0000"/>
        </w:rPr>
      </w:pPr>
    </w:p>
    <w:p w:rsidR="006D17F0" w:rsidRDefault="006D17F0" w:rsidP="006D17F0">
      <w:pPr>
        <w:rPr>
          <w:bCs/>
        </w:rPr>
      </w:pPr>
      <w:r>
        <w:rPr>
          <w:bCs/>
        </w:rPr>
        <w:t>Another viewing of the site reveals that the title has changed yet again.  The banner graphic no longer contains information that could be regarded as a title, so the title is taken from the source code (which is the same as the information seen on the title bar).  The former 245 is moved to a 247 field, with the date it had been viewed added as a $f in angle brackets.  The current title is put in the 245 field and the source of title note and date viewed is updated to reflect the current iteration.  The other title information provided in the source code (i.e. live, local, late breaking) is not considered important enough to transcribe or note in the record.</w:t>
      </w:r>
    </w:p>
    <w:p w:rsidR="006D17F0" w:rsidRDefault="006D17F0" w:rsidP="00AB5BA9">
      <w:pPr>
        <w:pStyle w:val="Heading2"/>
      </w:pPr>
      <w:r>
        <w:rPr>
          <w:b/>
          <w:bCs/>
          <w:color w:val="FF0000"/>
        </w:rPr>
        <w:br w:type="page"/>
      </w:r>
      <w:r w:rsidRPr="005A5F40">
        <w:lastRenderedPageBreak/>
        <w:t>Figure 10:</w:t>
      </w:r>
      <w:r>
        <w:rPr>
          <w:b/>
          <w:bCs/>
        </w:rPr>
        <w:t xml:space="preserve"> </w:t>
      </w:r>
      <w:r>
        <w:t>Online integrating resource 5-- initial viewing (June 15, 2002)</w:t>
      </w:r>
    </w:p>
    <w:p w:rsidR="006D17F0" w:rsidRDefault="006D17F0" w:rsidP="006D17F0"/>
    <w:p w:rsidR="006D17F0" w:rsidRDefault="00AF2E85" w:rsidP="006D17F0">
      <w:r>
        <w:pict>
          <v:shape id="_x0000_i1063" type="#_x0000_t75" alt="Figure 10: Online integrating resource 5-- initial viewing (June 15, 2002) Curling web site screen shot" style="width:414pt;height:297pt" o:bordertopcolor="this" o:borderleftcolor="this" o:borderbottomcolor="this" o:borderrightcolor="this">
            <v:imagedata r:id="rId25" o:title="curling 1st iterver2"/>
            <w10:bordertop type="single" width="4"/>
            <w10:borderleft type="single" width="4"/>
            <w10:borderbottom type="single" width="4"/>
            <w10:borderright type="single" width="4"/>
          </v:shape>
        </w:pict>
      </w:r>
    </w:p>
    <w:p w:rsidR="006D17F0" w:rsidRDefault="006D17F0" w:rsidP="006D17F0">
      <w:pPr>
        <w:pStyle w:val="Header"/>
        <w:tabs>
          <w:tab w:val="clear" w:pos="4320"/>
          <w:tab w:val="clear" w:pos="8640"/>
        </w:tabs>
      </w:pPr>
    </w:p>
    <w:p w:rsidR="006D17F0" w:rsidRDefault="006D17F0" w:rsidP="006D17F0"/>
    <w:p w:rsidR="006D17F0" w:rsidRDefault="006D17F0" w:rsidP="00AB5BA9">
      <w:pPr>
        <w:pStyle w:val="Heading2"/>
      </w:pPr>
      <w:r>
        <w:br w:type="page"/>
      </w:r>
      <w:r>
        <w:lastRenderedPageBreak/>
        <w:t>Bibliographic record created for Figure 10</w:t>
      </w:r>
    </w:p>
    <w:p w:rsidR="006D17F0" w:rsidRDefault="006D17F0" w:rsidP="006D17F0">
      <w:pPr>
        <w:rPr>
          <w:b/>
          <w:bCs/>
        </w:rPr>
      </w:pPr>
    </w:p>
    <w:p w:rsidR="006D17F0" w:rsidRDefault="006D17F0" w:rsidP="006D17F0">
      <w:r>
        <w:rPr>
          <w:noProof/>
          <w:sz w:val="20"/>
        </w:rPr>
        <w:pict>
          <v:shape id="_x0000_s1281" type="#_x0000_t202" style="position:absolute;margin-left:0;margin-top:5.4pt;width:441pt;height:369pt;z-index:251697152">
            <v:textbox style="mso-next-textbox:#_x0000_s1281">
              <w:txbxContent>
                <w:p w:rsidR="00EC4D85" w:rsidRDefault="00EC4D85" w:rsidP="006D17F0">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6D17F0">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 xml:space="preserve">■ </w:t>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onc</w:t>
                  </w:r>
                  <w:proofErr w:type="spellEnd"/>
                  <w:r>
                    <w:rPr>
                      <w:color w:val="000000"/>
                      <w:szCs w:val="48"/>
                    </w:rPr>
                    <w:t xml:space="preserve"> </w:t>
                  </w:r>
                </w:p>
                <w:p w:rsidR="00EC4D85" w:rsidRDefault="00EC4D85" w:rsidP="006D17F0">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6D17F0">
                  <w:pPr>
                    <w:tabs>
                      <w:tab w:val="left" w:pos="-720"/>
                    </w:tabs>
                    <w:suppressAutoHyphens/>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1999</w:t>
                  </w:r>
                  <w:proofErr w:type="gramStart"/>
                  <w:r>
                    <w:rPr>
                      <w:color w:val="000000"/>
                      <w:szCs w:val="48"/>
                    </w:rPr>
                    <w:t>,9999</w:t>
                  </w:r>
                  <w:proofErr w:type="gramEnd"/>
                </w:p>
                <w:p w:rsidR="00EC4D85" w:rsidRDefault="00EC4D85" w:rsidP="006D17F0"/>
                <w:p w:rsidR="00EC4D85" w:rsidRDefault="00EC4D85" w:rsidP="006D17F0"/>
                <w:p w:rsidR="00EC4D85" w:rsidRDefault="00EC4D85" w:rsidP="006D17F0">
                  <w:r>
                    <w:t>006</w:t>
                  </w:r>
                  <w:r>
                    <w:tab/>
                  </w:r>
                  <w:r>
                    <w:tab/>
                  </w:r>
                  <w:proofErr w:type="spellStart"/>
                  <w:r>
                    <w:t>Audn</w:t>
                  </w:r>
                  <w:proofErr w:type="spellEnd"/>
                  <w:r>
                    <w:t>:</w:t>
                  </w:r>
                  <w:r>
                    <w:tab/>
                  </w:r>
                  <w:r>
                    <w:tab/>
                    <w:t>File:</w:t>
                  </w:r>
                  <w:r>
                    <w:tab/>
                    <w:t>d</w:t>
                  </w:r>
                  <w:r>
                    <w:tab/>
                  </w:r>
                  <w:proofErr w:type="spellStart"/>
                  <w:r>
                    <w:t>GPub</w:t>
                  </w:r>
                  <w:proofErr w:type="spellEnd"/>
                  <w:r>
                    <w:t>:</w:t>
                  </w:r>
                </w:p>
                <w:p w:rsidR="00EC4D85" w:rsidRDefault="00EC4D85" w:rsidP="006D17F0"/>
                <w:p w:rsidR="00EC4D85" w:rsidRPr="009E6650" w:rsidRDefault="00EC4D85" w:rsidP="006D17F0">
                  <w:pPr>
                    <w:rPr>
                      <w:lang w:val="pt-BR"/>
                    </w:rPr>
                  </w:pPr>
                  <w:r w:rsidRPr="009E6650">
                    <w:rPr>
                      <w:lang w:val="pt-BR"/>
                    </w:rPr>
                    <w:t>007 ##</w:t>
                  </w:r>
                  <w:r w:rsidRPr="009E6650">
                    <w:rPr>
                      <w:lang w:val="pt-BR"/>
                    </w:rPr>
                    <w:tab/>
                  </w:r>
                  <w:r w:rsidRPr="009E6650">
                    <w:rPr>
                      <w:lang w:val="pt-BR"/>
                    </w:rPr>
                    <w:tab/>
                    <w:t>$a c $b r $d m $e n</w:t>
                  </w:r>
                </w:p>
                <w:p w:rsidR="00A85572" w:rsidRDefault="00A85572" w:rsidP="006D17F0">
                  <w:pPr>
                    <w:rPr>
                      <w:ins w:id="90" w:author="vbross" w:date="2011-06-03T17:58:00Z"/>
                      <w:lang w:val="pt-BR"/>
                    </w:rPr>
                  </w:pPr>
                  <w:ins w:id="91" w:author="vbross" w:date="2011-06-03T17:58:00Z">
                    <w:r>
                      <w:rPr>
                        <w:lang w:val="pt-BR"/>
                      </w:rPr>
                      <w:t>010  ##            $a 2007123467</w:t>
                    </w:r>
                  </w:ins>
                </w:p>
                <w:p w:rsidR="00EC4D85" w:rsidRPr="009E6650" w:rsidRDefault="00EC4D85" w:rsidP="006D17F0">
                  <w:pPr>
                    <w:rPr>
                      <w:lang w:val="pt-BR"/>
                    </w:rPr>
                  </w:pPr>
                  <w:r w:rsidRPr="009E6650">
                    <w:rPr>
                      <w:lang w:val="pt-BR"/>
                    </w:rPr>
                    <w:t>040  ##</w:t>
                  </w:r>
                  <w:r w:rsidRPr="009E6650">
                    <w:rPr>
                      <w:lang w:val="pt-BR"/>
                    </w:rPr>
                    <w:tab/>
                    <w:t xml:space="preserve">$a XXX $c XXX </w:t>
                  </w:r>
                </w:p>
                <w:p w:rsidR="00EC4D85" w:rsidRDefault="00EC4D85" w:rsidP="006D17F0">
                  <w:pPr>
                    <w:rPr>
                      <w:ins w:id="92" w:author="vbross" w:date="2011-06-03T17:58:00Z"/>
                      <w:lang w:val="pt-BR"/>
                    </w:rPr>
                  </w:pPr>
                  <w:r w:rsidRPr="00EC4D85">
                    <w:rPr>
                      <w:lang w:val="pt-BR"/>
                    </w:rPr>
                    <w:t>041 0#</w:t>
                  </w:r>
                  <w:r w:rsidRPr="00EC4D85">
                    <w:rPr>
                      <w:lang w:val="pt-BR"/>
                    </w:rPr>
                    <w:tab/>
                  </w:r>
                  <w:r w:rsidRPr="00EC4D85">
                    <w:rPr>
                      <w:lang w:val="pt-BR"/>
                    </w:rPr>
                    <w:tab/>
                    <w:t>$a eng $a fre</w:t>
                  </w:r>
                </w:p>
                <w:p w:rsidR="00A85572" w:rsidRPr="00EC4D85" w:rsidRDefault="00A85572" w:rsidP="006D17F0">
                  <w:pPr>
                    <w:rPr>
                      <w:lang w:val="pt-BR"/>
                    </w:rPr>
                  </w:pPr>
                  <w:ins w:id="93" w:author="vbross" w:date="2011-06-03T17:58:00Z">
                    <w:r>
                      <w:rPr>
                        <w:lang w:val="pt-BR"/>
                      </w:rPr>
                      <w:t>042  ##            $a pcc</w:t>
                    </w:r>
                  </w:ins>
                </w:p>
                <w:p w:rsidR="00EC4D85" w:rsidRPr="00EC4D85" w:rsidRDefault="00EC4D85" w:rsidP="00EC4D85">
                  <w:pPr>
                    <w:rPr>
                      <w:lang w:val="pt-BR"/>
                    </w:rPr>
                  </w:pPr>
                  <w:r w:rsidRPr="00EC4D85">
                    <w:rPr>
                      <w:lang w:val="pt-BR"/>
                    </w:rPr>
                    <w:t>050  #4</w:t>
                  </w:r>
                  <w:r w:rsidRPr="00EC4D85">
                    <w:rPr>
                      <w:lang w:val="pt-BR"/>
                    </w:rPr>
                    <w:tab/>
                    <w:t>$a GV845</w:t>
                  </w:r>
                </w:p>
                <w:p w:rsidR="00EC4D85" w:rsidRDefault="00EC4D85" w:rsidP="006D17F0">
                  <w:pPr>
                    <w:ind w:left="1440" w:hanging="1440"/>
                  </w:pPr>
                  <w:proofErr w:type="gramStart"/>
                  <w:r>
                    <w:t>245  00</w:t>
                  </w:r>
                  <w:proofErr w:type="gramEnd"/>
                  <w:r>
                    <w:tab/>
                    <w:t xml:space="preserve">$a Canadian Curling Association $h [electronic resource] = $b Association </w:t>
                  </w:r>
                  <w:proofErr w:type="spellStart"/>
                  <w:r>
                    <w:t>Canadienne</w:t>
                  </w:r>
                  <w:proofErr w:type="spellEnd"/>
                  <w:r>
                    <w:t xml:space="preserve"> de curling.</w:t>
                  </w:r>
                </w:p>
                <w:p w:rsidR="00EC4D85" w:rsidRDefault="00EC4D85" w:rsidP="006D17F0">
                  <w:pPr>
                    <w:ind w:left="1440" w:hanging="1440"/>
                  </w:pPr>
                  <w:proofErr w:type="gramStart"/>
                  <w:r>
                    <w:t>246  31</w:t>
                  </w:r>
                  <w:proofErr w:type="gramEnd"/>
                  <w:r>
                    <w:tab/>
                    <w:t xml:space="preserve">$a Association </w:t>
                  </w:r>
                  <w:proofErr w:type="spellStart"/>
                  <w:r>
                    <w:t>Canadienne</w:t>
                  </w:r>
                  <w:proofErr w:type="spellEnd"/>
                  <w:r>
                    <w:t xml:space="preserve"> de curling</w:t>
                  </w:r>
                </w:p>
                <w:p w:rsidR="00EC4D85" w:rsidRDefault="000A519A" w:rsidP="006D17F0">
                  <w:proofErr w:type="gramStart"/>
                  <w:r>
                    <w:t>260  3</w:t>
                  </w:r>
                  <w:proofErr w:type="gramEnd"/>
                  <w:r w:rsidR="00EC4D85">
                    <w:t>#</w:t>
                  </w:r>
                  <w:r w:rsidR="00EC4D85">
                    <w:tab/>
                    <w:t xml:space="preserve">$a </w:t>
                  </w:r>
                  <w:smartTag w:uri="urn:schemas-microsoft-com:office:smarttags" w:element="place">
                    <w:smartTag w:uri="urn:schemas-microsoft-com:office:smarttags" w:element="City">
                      <w:r w:rsidR="00EC4D85">
                        <w:t>Cumberland</w:t>
                      </w:r>
                    </w:smartTag>
                  </w:smartTag>
                  <w:r w:rsidR="00EC4D85">
                    <w:t>, Ont. : $b Canadian Curling Association</w:t>
                  </w:r>
                </w:p>
                <w:p w:rsidR="00EC4D85" w:rsidRDefault="00EC4D85" w:rsidP="006D17F0">
                  <w:proofErr w:type="gramStart"/>
                  <w:r>
                    <w:t>362  1</w:t>
                  </w:r>
                  <w:proofErr w:type="gramEnd"/>
                  <w:r>
                    <w:t>#</w:t>
                  </w:r>
                  <w:r>
                    <w:tab/>
                    <w:t>$a Began in 1999?</w:t>
                  </w:r>
                  <w:r>
                    <w:tab/>
                  </w:r>
                  <w:r>
                    <w:tab/>
                  </w:r>
                </w:p>
                <w:p w:rsidR="00EC4D85" w:rsidDel="00A85572" w:rsidRDefault="00EC4D85" w:rsidP="006D17F0">
                  <w:pPr>
                    <w:rPr>
                      <w:del w:id="94" w:author="vbross" w:date="2011-06-03T17:59:00Z"/>
                    </w:rPr>
                  </w:pPr>
                  <w:del w:id="95" w:author="vbross" w:date="2011-06-03T17:59:00Z">
                    <w:r w:rsidDel="00A85572">
                      <w:delText>538  ##</w:delText>
                    </w:r>
                    <w:r w:rsidDel="00A85572">
                      <w:tab/>
                      <w:delText>$a Mode of access: World Wide Web.</w:delText>
                    </w:r>
                  </w:del>
                </w:p>
                <w:p w:rsidR="00EC4D85" w:rsidRDefault="00EC4D85" w:rsidP="006D17F0">
                  <w:proofErr w:type="gramStart"/>
                  <w:r>
                    <w:t>546  #</w:t>
                  </w:r>
                  <w:proofErr w:type="gramEnd"/>
                  <w:r>
                    <w:t>#</w:t>
                  </w:r>
                  <w:r>
                    <w:tab/>
                    <w:t>$a May be viewed in English or French.</w:t>
                  </w:r>
                </w:p>
                <w:p w:rsidR="00EC4D85" w:rsidRDefault="00EC4D85" w:rsidP="006D17F0">
                  <w:del w:id="96" w:author="vbross" w:date="2011-06-03T17:59:00Z">
                    <w:r w:rsidDel="00A85572">
                      <w:delText xml:space="preserve">500  </w:delText>
                    </w:r>
                  </w:del>
                  <w:proofErr w:type="gramStart"/>
                  <w:ins w:id="97" w:author="vbross" w:date="2011-06-03T17:59:00Z">
                    <w:r w:rsidR="00A85572">
                      <w:t>588</w:t>
                    </w:r>
                    <w:r w:rsidR="00A85572">
                      <w:t xml:space="preserve">  </w:t>
                    </w:r>
                  </w:ins>
                  <w:r>
                    <w:t>#</w:t>
                  </w:r>
                  <w:proofErr w:type="gramEnd"/>
                  <w:r>
                    <w:t>#</w:t>
                  </w:r>
                  <w:r>
                    <w:tab/>
                    <w:t>$a Title from home page (viewed June 15, 2002).</w:t>
                  </w:r>
                </w:p>
                <w:p w:rsidR="00EC4D85" w:rsidRDefault="00EC4D85" w:rsidP="006D17F0">
                  <w:proofErr w:type="gramStart"/>
                  <w:r>
                    <w:t>650  #</w:t>
                  </w:r>
                  <w:proofErr w:type="gramEnd"/>
                  <w:r>
                    <w:t>0</w:t>
                  </w:r>
                  <w:r>
                    <w:tab/>
                    <w:t xml:space="preserve">$a Curling $z </w:t>
                  </w:r>
                  <w:smartTag w:uri="urn:schemas-microsoft-com:office:smarttags" w:element="place">
                    <w:smartTag w:uri="urn:schemas-microsoft-com:office:smarttags" w:element="country-region">
                      <w:r>
                        <w:t>Canada</w:t>
                      </w:r>
                    </w:smartTag>
                  </w:smartTag>
                  <w:r>
                    <w:t>.</w:t>
                  </w:r>
                </w:p>
                <w:p w:rsidR="00EC4D85" w:rsidRDefault="00EC4D85" w:rsidP="006D17F0">
                  <w:proofErr w:type="gramStart"/>
                  <w:r>
                    <w:t>710  #</w:t>
                  </w:r>
                  <w:proofErr w:type="gramEnd"/>
                  <w:r>
                    <w:t xml:space="preserve">2 </w:t>
                  </w:r>
                  <w:r>
                    <w:tab/>
                    <w:t>$a Canadian Curling Association.</w:t>
                  </w:r>
                </w:p>
                <w:p w:rsidR="00EC4D85" w:rsidRDefault="00EC4D85" w:rsidP="006D17F0">
                  <w:proofErr w:type="gramStart"/>
                  <w:r>
                    <w:t>856  40</w:t>
                  </w:r>
                  <w:proofErr w:type="gramEnd"/>
                  <w:r>
                    <w:tab/>
                    <w:t>$u http://www.curling.ca</w:t>
                  </w:r>
                </w:p>
                <w:p w:rsidR="00EC4D85" w:rsidRDefault="00EC4D85" w:rsidP="006D17F0"/>
              </w:txbxContent>
            </v:textbox>
          </v:shape>
        </w:pict>
      </w: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rPr>
          <w:b/>
          <w:bCs/>
        </w:rPr>
      </w:pPr>
    </w:p>
    <w:p w:rsidR="006D17F0" w:rsidRDefault="006D17F0" w:rsidP="006D17F0">
      <w:pPr>
        <w:rPr>
          <w:b/>
          <w:bCs/>
        </w:rPr>
      </w:pPr>
    </w:p>
    <w:p w:rsidR="006D17F0" w:rsidRDefault="006D17F0" w:rsidP="00AB5BA9">
      <w:pPr>
        <w:pStyle w:val="Heading2"/>
      </w:pPr>
      <w:r>
        <w:t xml:space="preserve">Comments: </w:t>
      </w:r>
    </w:p>
    <w:p w:rsidR="006D17F0" w:rsidRDefault="006D17F0" w:rsidP="006D17F0">
      <w:pPr>
        <w:rPr>
          <w:b/>
          <w:bCs/>
        </w:rPr>
      </w:pPr>
    </w:p>
    <w:p w:rsidR="006D17F0" w:rsidRDefault="006D17F0" w:rsidP="006D17F0">
      <w:r>
        <w:t xml:space="preserve">This updating </w:t>
      </w:r>
      <w:r w:rsidR="001153B4">
        <w:t>Web site</w:t>
      </w:r>
      <w:r>
        <w:t xml:space="preserve"> is an example of the use of a parallel title in an integrating resource record.  Per Rule 1.1B5, even though the word “Association” only appears once on the homepage and title bar, it is clearly meant to be read in both the English and French forms and thus is repeated without brackets in the 245 field.</w:t>
      </w:r>
    </w:p>
    <w:p w:rsidR="006D17F0" w:rsidRDefault="006D17F0" w:rsidP="006D17F0"/>
    <w:p w:rsidR="006D17F0" w:rsidRDefault="006D17F0" w:rsidP="006D17F0">
      <w:r>
        <w:t>Because the site includes much more than administrative details of the Association, title main entry was selected for this resource.  Beginning date is estimated from a range of copyright dates given at the bottom of the screen (not viewable in this printout).</w:t>
      </w:r>
    </w:p>
    <w:p w:rsidR="006D17F0" w:rsidRDefault="006D17F0" w:rsidP="006D17F0"/>
    <w:p w:rsidR="006D17F0" w:rsidRDefault="006D17F0" w:rsidP="006D17F0">
      <w:r>
        <w:t xml:space="preserve">If the </w:t>
      </w:r>
      <w:r w:rsidR="001153B4">
        <w:t>Web site</w:t>
      </w:r>
      <w:r>
        <w:t xml:space="preserve"> had been cataloged after the 2002 Revision of AACR2, other title information “[</w:t>
      </w:r>
      <w:r w:rsidR="001153B4">
        <w:t>Web site</w:t>
      </w:r>
      <w:r>
        <w:t>]” in subfield $b would have been required; prior to that revision, decision was cataloger’s judgment (rule 12.1E1b refers to 1.1E; rule 1.1E6 could have been applied).</w:t>
      </w:r>
    </w:p>
    <w:p w:rsidR="006D17F0" w:rsidRDefault="006D17F0" w:rsidP="00AB5BA9">
      <w:pPr>
        <w:pStyle w:val="Heading2"/>
      </w:pPr>
      <w:r>
        <w:rPr>
          <w:b/>
          <w:bCs/>
          <w:color w:val="FF0000"/>
        </w:rPr>
        <w:br w:type="page"/>
      </w:r>
      <w:r w:rsidRPr="005A5F40">
        <w:lastRenderedPageBreak/>
        <w:t>Figure 11:</w:t>
      </w:r>
      <w:r>
        <w:rPr>
          <w:b/>
          <w:bCs/>
        </w:rPr>
        <w:t xml:space="preserve"> </w:t>
      </w:r>
      <w:r>
        <w:t>Online integrating resource5--second viewing (Apr. 19, 2003)</w:t>
      </w:r>
    </w:p>
    <w:p w:rsidR="006D17F0" w:rsidRDefault="00AF2E85" w:rsidP="006D17F0">
      <w:pPr>
        <w:pStyle w:val="Header"/>
        <w:tabs>
          <w:tab w:val="clear" w:pos="4320"/>
          <w:tab w:val="clear" w:pos="8640"/>
        </w:tabs>
      </w:pPr>
      <w:r>
        <w:pict>
          <v:shape id="_x0000_i1064" type="#_x0000_t75" alt="Curling.ca web site screen shot Figure 11: Online integrating resource5--second viewing (Apr. 19, 2003)" style="width:6in;height:603pt" o:bordertopcolor="this" o:borderleftcolor="this" o:borderbottomcolor="this" o:borderrightcolor="this">
            <v:imagedata r:id="rId26" o:title="curling 2nd iter"/>
            <w10:bordertop type="single" width="4"/>
            <w10:borderleft type="single" width="4"/>
            <w10:borderbottom type="single" width="4"/>
            <w10:borderright type="single" width="4"/>
          </v:shape>
        </w:pict>
      </w:r>
    </w:p>
    <w:p w:rsidR="006D17F0" w:rsidRDefault="006D17F0" w:rsidP="006D17F0">
      <w:pPr>
        <w:pStyle w:val="Header"/>
        <w:tabs>
          <w:tab w:val="clear" w:pos="4320"/>
          <w:tab w:val="clear" w:pos="8640"/>
        </w:tabs>
      </w:pPr>
    </w:p>
    <w:p w:rsidR="006D17F0" w:rsidRDefault="006D17F0" w:rsidP="00AB5BA9">
      <w:pPr>
        <w:pStyle w:val="Heading2"/>
      </w:pPr>
      <w:r>
        <w:lastRenderedPageBreak/>
        <w:t>Bibliographic record updated to reflect Figure 11</w:t>
      </w:r>
    </w:p>
    <w:p w:rsidR="006D17F0" w:rsidRDefault="006D17F0" w:rsidP="006D17F0">
      <w:pPr>
        <w:pStyle w:val="Header"/>
        <w:tabs>
          <w:tab w:val="clear" w:pos="4320"/>
          <w:tab w:val="clear" w:pos="8640"/>
        </w:tabs>
      </w:pPr>
    </w:p>
    <w:p w:rsidR="006D17F0" w:rsidRDefault="006D17F0" w:rsidP="006D17F0">
      <w:pPr>
        <w:pStyle w:val="Header"/>
        <w:tabs>
          <w:tab w:val="clear" w:pos="4320"/>
          <w:tab w:val="clear" w:pos="8640"/>
        </w:tabs>
      </w:pPr>
      <w:r>
        <w:t>\</w:t>
      </w:r>
      <w:r>
        <w:rPr>
          <w:noProof/>
          <w:sz w:val="20"/>
        </w:rPr>
        <w:pict>
          <v:shape id="_x0000_s1282" type="#_x0000_t202" style="position:absolute;margin-left:0;margin-top:5.4pt;width:6in;height:378pt;z-index:251698176;mso-position-horizontal-relative:text;mso-position-vertical-relative:text">
            <v:textbox style="mso-next-textbox:#_x0000_s1282">
              <w:txbxContent>
                <w:p w:rsidR="00EC4D85" w:rsidRDefault="00EC4D85" w:rsidP="006D17F0">
                  <w:pPr>
                    <w:autoSpaceDE w:val="0"/>
                    <w:autoSpaceDN w:val="0"/>
                    <w:adjustRightInd w:val="0"/>
                    <w:rPr>
                      <w:color w:val="000000"/>
                      <w:szCs w:val="48"/>
                    </w:rPr>
                  </w:pPr>
                  <w:r>
                    <w:rPr>
                      <w:color w:val="000000"/>
                      <w:szCs w:val="48"/>
                    </w:rPr>
                    <w:t xml:space="preserve">Type: a </w:t>
                  </w:r>
                  <w:r>
                    <w:rPr>
                      <w:color w:val="000000"/>
                      <w:szCs w:val="48"/>
                    </w:rPr>
                    <w:tab/>
                  </w:r>
                  <w:proofErr w:type="spellStart"/>
                  <w:r>
                    <w:rPr>
                      <w:color w:val="000000"/>
                      <w:szCs w:val="48"/>
                    </w:rPr>
                    <w:t>ELvl</w:t>
                  </w:r>
                  <w:proofErr w:type="spellEnd"/>
                  <w:r>
                    <w:rPr>
                      <w:color w:val="000000"/>
                      <w:szCs w:val="48"/>
                    </w:rPr>
                    <w:t xml:space="preserve">: I </w:t>
                  </w:r>
                  <w:r>
                    <w:rPr>
                      <w:color w:val="000000"/>
                      <w:szCs w:val="48"/>
                    </w:rPr>
                    <w:tab/>
                  </w:r>
                  <w:proofErr w:type="spellStart"/>
                  <w:r>
                    <w:rPr>
                      <w:color w:val="000000"/>
                      <w:szCs w:val="48"/>
                    </w:rPr>
                    <w:t>Srce</w:t>
                  </w:r>
                  <w:proofErr w:type="spellEnd"/>
                  <w:r>
                    <w:rPr>
                      <w:color w:val="000000"/>
                      <w:szCs w:val="48"/>
                    </w:rPr>
                    <w:t xml:space="preserve">: d </w:t>
                  </w:r>
                  <w:r>
                    <w:rPr>
                      <w:color w:val="000000"/>
                      <w:szCs w:val="48"/>
                    </w:rPr>
                    <w:tab/>
                  </w:r>
                  <w:proofErr w:type="spellStart"/>
                  <w:r>
                    <w:rPr>
                      <w:color w:val="000000"/>
                      <w:szCs w:val="48"/>
                    </w:rPr>
                    <w:t>GPub</w:t>
                  </w:r>
                  <w:proofErr w:type="spellEnd"/>
                  <w:r>
                    <w:rPr>
                      <w:color w:val="000000"/>
                      <w:szCs w:val="48"/>
                    </w:rPr>
                    <w:t xml:space="preserve">:  </w:t>
                  </w:r>
                  <w:r>
                    <w:rPr>
                      <w:color w:val="000000"/>
                      <w:szCs w:val="48"/>
                    </w:rPr>
                    <w:tab/>
                    <w:t>Ctrl:</w:t>
                  </w:r>
                  <w:r>
                    <w:rPr>
                      <w:color w:val="000000"/>
                      <w:szCs w:val="48"/>
                    </w:rPr>
                    <w:tab/>
                  </w:r>
                  <w:r>
                    <w:rPr>
                      <w:color w:val="000000"/>
                      <w:szCs w:val="48"/>
                    </w:rPr>
                    <w:tab/>
                    <w:t>Lang: eng</w:t>
                  </w:r>
                </w:p>
                <w:p w:rsidR="00EC4D85" w:rsidRDefault="00EC4D85" w:rsidP="006D17F0">
                  <w:pPr>
                    <w:autoSpaceDE w:val="0"/>
                    <w:autoSpaceDN w:val="0"/>
                    <w:adjustRightInd w:val="0"/>
                    <w:rPr>
                      <w:color w:val="000000"/>
                      <w:szCs w:val="48"/>
                    </w:rPr>
                  </w:pPr>
                  <w:proofErr w:type="spellStart"/>
                  <w:r>
                    <w:rPr>
                      <w:color w:val="000000"/>
                      <w:szCs w:val="48"/>
                    </w:rPr>
                    <w:t>BLvl</w:t>
                  </w:r>
                  <w:proofErr w:type="spellEnd"/>
                  <w:r>
                    <w:rPr>
                      <w:color w:val="000000"/>
                      <w:szCs w:val="48"/>
                    </w:rPr>
                    <w:t xml:space="preserve">: </w:t>
                  </w:r>
                  <w:proofErr w:type="spellStart"/>
                  <w:r>
                    <w:rPr>
                      <w:color w:val="000000"/>
                      <w:szCs w:val="48"/>
                    </w:rPr>
                    <w:t>i</w:t>
                  </w:r>
                  <w:proofErr w:type="spellEnd"/>
                  <w:r>
                    <w:rPr>
                      <w:color w:val="000000"/>
                      <w:szCs w:val="48"/>
                    </w:rPr>
                    <w:t xml:space="preserve"> </w:t>
                  </w:r>
                  <w:r>
                    <w:rPr>
                      <w:color w:val="000000"/>
                      <w:szCs w:val="48"/>
                    </w:rPr>
                    <w:tab/>
                    <w:t>Form: s</w:t>
                  </w:r>
                  <w:r>
                    <w:rPr>
                      <w:color w:val="000000"/>
                      <w:szCs w:val="48"/>
                    </w:rPr>
                    <w:tab/>
                    <w:t xml:space="preserve">Conf: </w:t>
                  </w:r>
                  <w:r>
                    <w:t>■</w:t>
                  </w:r>
                  <w:r>
                    <w:rPr>
                      <w:color w:val="000000"/>
                      <w:szCs w:val="48"/>
                    </w:rPr>
                    <w:tab/>
                    <w:t xml:space="preserve">Freq: </w:t>
                  </w:r>
                  <w:r>
                    <w:t xml:space="preserve">■ </w:t>
                  </w:r>
                  <w:r>
                    <w:rPr>
                      <w:color w:val="000000"/>
                      <w:szCs w:val="48"/>
                    </w:rPr>
                    <w:tab/>
                  </w:r>
                  <w:proofErr w:type="spellStart"/>
                  <w:r>
                    <w:rPr>
                      <w:color w:val="000000"/>
                      <w:szCs w:val="48"/>
                    </w:rPr>
                    <w:t>MRec</w:t>
                  </w:r>
                  <w:proofErr w:type="spellEnd"/>
                  <w:r>
                    <w:rPr>
                      <w:color w:val="000000"/>
                      <w:szCs w:val="48"/>
                    </w:rPr>
                    <w:t xml:space="preserve">: </w:t>
                  </w:r>
                  <w:r>
                    <w:rPr>
                      <w:color w:val="000000"/>
                      <w:szCs w:val="48"/>
                    </w:rPr>
                    <w:tab/>
                  </w:r>
                  <w:r>
                    <w:rPr>
                      <w:color w:val="000000"/>
                      <w:szCs w:val="48"/>
                    </w:rPr>
                    <w:tab/>
                  </w:r>
                  <w:proofErr w:type="spellStart"/>
                  <w:r>
                    <w:rPr>
                      <w:color w:val="000000"/>
                      <w:szCs w:val="48"/>
                    </w:rPr>
                    <w:t>Ctry</w:t>
                  </w:r>
                  <w:proofErr w:type="spellEnd"/>
                  <w:r>
                    <w:rPr>
                      <w:color w:val="000000"/>
                      <w:szCs w:val="48"/>
                    </w:rPr>
                    <w:t xml:space="preserve">: </w:t>
                  </w:r>
                  <w:proofErr w:type="spellStart"/>
                  <w:r>
                    <w:rPr>
                      <w:color w:val="000000"/>
                      <w:szCs w:val="48"/>
                    </w:rPr>
                    <w:t>onc</w:t>
                  </w:r>
                  <w:proofErr w:type="spellEnd"/>
                  <w:r>
                    <w:rPr>
                      <w:color w:val="000000"/>
                      <w:szCs w:val="48"/>
                    </w:rPr>
                    <w:t xml:space="preserve"> </w:t>
                  </w:r>
                </w:p>
                <w:p w:rsidR="00EC4D85" w:rsidRDefault="00EC4D85" w:rsidP="006D17F0">
                  <w:pPr>
                    <w:autoSpaceDE w:val="0"/>
                    <w:autoSpaceDN w:val="0"/>
                    <w:adjustRightInd w:val="0"/>
                    <w:rPr>
                      <w:color w:val="000000"/>
                      <w:szCs w:val="48"/>
                    </w:rPr>
                  </w:pPr>
                  <w:r>
                    <w:rPr>
                      <w:color w:val="000000"/>
                      <w:szCs w:val="48"/>
                    </w:rPr>
                    <w:t xml:space="preserve">S/L:  2 </w:t>
                  </w:r>
                  <w:r>
                    <w:rPr>
                      <w:color w:val="000000"/>
                      <w:szCs w:val="48"/>
                    </w:rPr>
                    <w:tab/>
                  </w:r>
                  <w:r>
                    <w:rPr>
                      <w:color w:val="000000"/>
                      <w:szCs w:val="48"/>
                    </w:rPr>
                    <w:tab/>
                  </w:r>
                  <w:proofErr w:type="spellStart"/>
                  <w:r>
                    <w:rPr>
                      <w:color w:val="000000"/>
                      <w:szCs w:val="48"/>
                    </w:rPr>
                    <w:t>Orig</w:t>
                  </w:r>
                  <w:proofErr w:type="spellEnd"/>
                  <w:r>
                    <w:rPr>
                      <w:color w:val="000000"/>
                      <w:szCs w:val="48"/>
                    </w:rPr>
                    <w:t xml:space="preserve">: </w:t>
                  </w:r>
                  <w:r>
                    <w:rPr>
                      <w:color w:val="000000"/>
                      <w:szCs w:val="48"/>
                    </w:rPr>
                    <w:tab/>
                  </w:r>
                  <w:r>
                    <w:rPr>
                      <w:color w:val="000000"/>
                      <w:szCs w:val="48"/>
                    </w:rPr>
                    <w:tab/>
                  </w:r>
                  <w:proofErr w:type="spellStart"/>
                  <w:r>
                    <w:rPr>
                      <w:color w:val="000000"/>
                      <w:szCs w:val="48"/>
                    </w:rPr>
                    <w:t>EntW</w:t>
                  </w:r>
                  <w:proofErr w:type="spellEnd"/>
                  <w:r>
                    <w:rPr>
                      <w:color w:val="000000"/>
                      <w:szCs w:val="48"/>
                    </w:rPr>
                    <w:t xml:space="preserve">: </w:t>
                  </w:r>
                  <w:r>
                    <w:rPr>
                      <w:color w:val="000000"/>
                      <w:szCs w:val="48"/>
                    </w:rPr>
                    <w:tab/>
                  </w:r>
                  <w:r>
                    <w:rPr>
                      <w:color w:val="000000"/>
                      <w:szCs w:val="48"/>
                    </w:rPr>
                    <w:tab/>
                  </w:r>
                  <w:proofErr w:type="spellStart"/>
                  <w:r>
                    <w:rPr>
                      <w:color w:val="000000"/>
                      <w:szCs w:val="48"/>
                    </w:rPr>
                    <w:t>Regl</w:t>
                  </w:r>
                  <w:proofErr w:type="spellEnd"/>
                  <w:r>
                    <w:rPr>
                      <w:color w:val="000000"/>
                      <w:szCs w:val="48"/>
                    </w:rPr>
                    <w:t xml:space="preserve">: </w:t>
                  </w:r>
                  <w:r>
                    <w:t>■</w:t>
                  </w:r>
                  <w:r>
                    <w:rPr>
                      <w:color w:val="000000"/>
                      <w:szCs w:val="48"/>
                    </w:rPr>
                    <w:tab/>
                  </w:r>
                  <w:proofErr w:type="spellStart"/>
                  <w:r>
                    <w:rPr>
                      <w:color w:val="000000"/>
                      <w:szCs w:val="48"/>
                    </w:rPr>
                    <w:t>Alph</w:t>
                  </w:r>
                  <w:proofErr w:type="spellEnd"/>
                  <w:r>
                    <w:rPr>
                      <w:color w:val="000000"/>
                      <w:szCs w:val="48"/>
                    </w:rPr>
                    <w:t xml:space="preserve">: </w:t>
                  </w:r>
                </w:p>
                <w:p w:rsidR="00EC4D85" w:rsidRDefault="00EC4D85" w:rsidP="006D17F0">
                  <w:pPr>
                    <w:tabs>
                      <w:tab w:val="left" w:pos="-720"/>
                    </w:tabs>
                    <w:suppressAutoHyphens/>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1999</w:t>
                  </w:r>
                  <w:proofErr w:type="gramStart"/>
                  <w:r>
                    <w:rPr>
                      <w:color w:val="000000"/>
                      <w:szCs w:val="48"/>
                    </w:rPr>
                    <w:t>,9999</w:t>
                  </w:r>
                  <w:proofErr w:type="gramEnd"/>
                </w:p>
                <w:p w:rsidR="00EC4D85" w:rsidRDefault="00EC4D85" w:rsidP="006D17F0"/>
                <w:p w:rsidR="00EC4D85" w:rsidRDefault="00EC4D85" w:rsidP="006D17F0"/>
                <w:p w:rsidR="00EC4D85" w:rsidRDefault="00EC4D85" w:rsidP="006D17F0">
                  <w:r>
                    <w:t>006</w:t>
                  </w:r>
                  <w:r>
                    <w:tab/>
                  </w:r>
                  <w:r>
                    <w:tab/>
                  </w:r>
                  <w:proofErr w:type="spellStart"/>
                  <w:r>
                    <w:t>Audn</w:t>
                  </w:r>
                  <w:proofErr w:type="spellEnd"/>
                  <w:r>
                    <w:t>:</w:t>
                  </w:r>
                  <w:r>
                    <w:tab/>
                  </w:r>
                  <w:r>
                    <w:tab/>
                    <w:t>File:</w:t>
                  </w:r>
                  <w:r>
                    <w:tab/>
                    <w:t>d</w:t>
                  </w:r>
                  <w:r>
                    <w:tab/>
                  </w:r>
                  <w:proofErr w:type="spellStart"/>
                  <w:r>
                    <w:t>GPub</w:t>
                  </w:r>
                  <w:proofErr w:type="spellEnd"/>
                  <w:r>
                    <w:t>:</w:t>
                  </w:r>
                </w:p>
                <w:p w:rsidR="00EC4D85" w:rsidRDefault="00EC4D85" w:rsidP="006D17F0"/>
                <w:p w:rsidR="00EC4D85" w:rsidRDefault="00EC4D85" w:rsidP="006D17F0">
                  <w:pPr>
                    <w:pStyle w:val="Header"/>
                    <w:tabs>
                      <w:tab w:val="clear" w:pos="4320"/>
                      <w:tab w:val="clear" w:pos="8640"/>
                    </w:tabs>
                    <w:rPr>
                      <w:ins w:id="98" w:author="vbross" w:date="2011-06-03T17:59:00Z"/>
                      <w:lang w:val="pt-BR"/>
                    </w:rPr>
                  </w:pPr>
                  <w:r w:rsidRPr="009E6650">
                    <w:rPr>
                      <w:lang w:val="pt-BR"/>
                    </w:rPr>
                    <w:t>007  ##</w:t>
                  </w:r>
                  <w:r w:rsidRPr="009E6650">
                    <w:rPr>
                      <w:lang w:val="pt-BR"/>
                    </w:rPr>
                    <w:tab/>
                    <w:t>$a c $b r $d m $e n</w:t>
                  </w:r>
                </w:p>
                <w:p w:rsidR="00057820" w:rsidRPr="009E6650" w:rsidRDefault="00057820" w:rsidP="006D17F0">
                  <w:pPr>
                    <w:pStyle w:val="Header"/>
                    <w:tabs>
                      <w:tab w:val="clear" w:pos="4320"/>
                      <w:tab w:val="clear" w:pos="8640"/>
                    </w:tabs>
                    <w:rPr>
                      <w:lang w:val="pt-BR"/>
                    </w:rPr>
                  </w:pPr>
                  <w:ins w:id="99" w:author="vbross" w:date="2011-06-03T17:59:00Z">
                    <w:r>
                      <w:rPr>
                        <w:lang w:val="pt-BR"/>
                      </w:rPr>
                      <w:t>010  ##            $a 2007123467</w:t>
                    </w:r>
                  </w:ins>
                </w:p>
                <w:p w:rsidR="00EC4D85" w:rsidRPr="009E6650" w:rsidRDefault="00EC4D85" w:rsidP="006D17F0">
                  <w:pPr>
                    <w:pStyle w:val="Header"/>
                    <w:tabs>
                      <w:tab w:val="clear" w:pos="4320"/>
                      <w:tab w:val="clear" w:pos="8640"/>
                    </w:tabs>
                    <w:rPr>
                      <w:lang w:val="pt-BR"/>
                    </w:rPr>
                  </w:pPr>
                  <w:r w:rsidRPr="009E6650">
                    <w:rPr>
                      <w:lang w:val="pt-BR"/>
                    </w:rPr>
                    <w:t>040  ##</w:t>
                  </w:r>
                  <w:r w:rsidRPr="009E6650">
                    <w:rPr>
                      <w:lang w:val="pt-BR"/>
                    </w:rPr>
                    <w:tab/>
                    <w:t>$a XXX $c XXX $d XXX</w:t>
                  </w:r>
                </w:p>
                <w:p w:rsidR="00EC4D85" w:rsidRDefault="00EC4D85" w:rsidP="006D17F0">
                  <w:pPr>
                    <w:rPr>
                      <w:ins w:id="100" w:author="vbross" w:date="2011-06-03T17:59:00Z"/>
                      <w:lang w:val="pt-BR"/>
                    </w:rPr>
                  </w:pPr>
                  <w:r w:rsidRPr="00EC4D85">
                    <w:rPr>
                      <w:lang w:val="pt-BR"/>
                    </w:rPr>
                    <w:t>041  0#</w:t>
                  </w:r>
                  <w:r w:rsidRPr="00EC4D85">
                    <w:rPr>
                      <w:lang w:val="pt-BR"/>
                    </w:rPr>
                    <w:tab/>
                    <w:t>$a eng $a fre</w:t>
                  </w:r>
                </w:p>
                <w:p w:rsidR="00057820" w:rsidRPr="00EC4D85" w:rsidRDefault="00057820" w:rsidP="006D17F0">
                  <w:pPr>
                    <w:rPr>
                      <w:lang w:val="pt-BR"/>
                    </w:rPr>
                  </w:pPr>
                  <w:ins w:id="101" w:author="vbross" w:date="2011-06-03T17:59:00Z">
                    <w:r>
                      <w:rPr>
                        <w:lang w:val="pt-BR"/>
                      </w:rPr>
                      <w:t>042  ##            $a pcc</w:t>
                    </w:r>
                  </w:ins>
                </w:p>
                <w:p w:rsidR="00EC4D85" w:rsidRPr="00EC4D85" w:rsidRDefault="00EC4D85" w:rsidP="006D17F0">
                  <w:pPr>
                    <w:rPr>
                      <w:lang w:val="pt-BR"/>
                    </w:rPr>
                  </w:pPr>
                  <w:r w:rsidRPr="00EC4D85">
                    <w:rPr>
                      <w:lang w:val="pt-BR"/>
                    </w:rPr>
                    <w:t>050   #4</w:t>
                  </w:r>
                  <w:r w:rsidRPr="00EC4D85">
                    <w:rPr>
                      <w:lang w:val="pt-BR"/>
                    </w:rPr>
                    <w:tab/>
                    <w:t>$a GV845</w:t>
                  </w:r>
                </w:p>
                <w:p w:rsidR="00EC4D85" w:rsidRDefault="00EC4D85" w:rsidP="006D17F0">
                  <w:pPr>
                    <w:ind w:left="1440" w:hanging="1440"/>
                    <w:rPr>
                      <w:b/>
                      <w:bCs/>
                      <w:color w:val="000000"/>
                    </w:rPr>
                  </w:pPr>
                  <w:r>
                    <w:rPr>
                      <w:b/>
                      <w:color w:val="000000"/>
                    </w:rPr>
                    <w:t>245</w:t>
                  </w:r>
                  <w:r>
                    <w:rPr>
                      <w:color w:val="000000"/>
                    </w:rPr>
                    <w:t xml:space="preserve">   00</w:t>
                  </w:r>
                  <w:r>
                    <w:rPr>
                      <w:color w:val="000000"/>
                    </w:rPr>
                    <w:tab/>
                  </w:r>
                  <w:r>
                    <w:rPr>
                      <w:b/>
                      <w:bCs/>
                      <w:color w:val="000000"/>
                    </w:rPr>
                    <w:t>$a Curling.ca</w:t>
                  </w:r>
                  <w:r>
                    <w:rPr>
                      <w:color w:val="000000"/>
                    </w:rPr>
                    <w:t xml:space="preserve"> $h [electronic resource] </w:t>
                  </w:r>
                  <w:r>
                    <w:rPr>
                      <w:b/>
                      <w:bCs/>
                      <w:color w:val="000000"/>
                    </w:rPr>
                    <w:t>/ $c Canadian Curling Association.</w:t>
                  </w:r>
                </w:p>
                <w:p w:rsidR="00EC4D85" w:rsidRDefault="00EC4D85" w:rsidP="006D17F0">
                  <w:pPr>
                    <w:ind w:left="1440" w:hanging="1440"/>
                    <w:rPr>
                      <w:b/>
                      <w:color w:val="000000"/>
                    </w:rPr>
                  </w:pPr>
                  <w:proofErr w:type="gramStart"/>
                  <w:r>
                    <w:rPr>
                      <w:b/>
                      <w:color w:val="000000"/>
                    </w:rPr>
                    <w:t>246  1</w:t>
                  </w:r>
                  <w:r>
                    <w:rPr>
                      <w:bCs/>
                      <w:color w:val="000000"/>
                    </w:rPr>
                    <w:t>1</w:t>
                  </w:r>
                  <w:proofErr w:type="gramEnd"/>
                  <w:r>
                    <w:rPr>
                      <w:b/>
                      <w:color w:val="000000"/>
                    </w:rPr>
                    <w:tab/>
                  </w:r>
                  <w:r>
                    <w:rPr>
                      <w:bCs/>
                      <w:color w:val="000000"/>
                    </w:rPr>
                    <w:t xml:space="preserve">$a Association </w:t>
                  </w:r>
                  <w:proofErr w:type="spellStart"/>
                  <w:r>
                    <w:rPr>
                      <w:bCs/>
                      <w:color w:val="000000"/>
                    </w:rPr>
                    <w:t>Canadienne</w:t>
                  </w:r>
                  <w:proofErr w:type="spellEnd"/>
                  <w:r>
                    <w:rPr>
                      <w:bCs/>
                      <w:color w:val="000000"/>
                    </w:rPr>
                    <w:t xml:space="preserve"> de curling</w:t>
                  </w:r>
                  <w:r>
                    <w:rPr>
                      <w:b/>
                      <w:color w:val="000000"/>
                    </w:rPr>
                    <w:t xml:space="preserve"> $f &lt;June 15, 2002&gt; </w:t>
                  </w:r>
                </w:p>
                <w:p w:rsidR="00EC4D85" w:rsidRDefault="00EC4D85" w:rsidP="006D17F0">
                  <w:pPr>
                    <w:ind w:left="1440" w:hanging="1440"/>
                    <w:rPr>
                      <w:b/>
                      <w:color w:val="000000"/>
                    </w:rPr>
                  </w:pPr>
                  <w:proofErr w:type="gramStart"/>
                  <w:r>
                    <w:rPr>
                      <w:b/>
                      <w:color w:val="000000"/>
                    </w:rPr>
                    <w:t>247  10</w:t>
                  </w:r>
                  <w:proofErr w:type="gramEnd"/>
                  <w:r>
                    <w:rPr>
                      <w:b/>
                      <w:color w:val="000000"/>
                    </w:rPr>
                    <w:tab/>
                    <w:t>Canadian Curling Association  $f &lt;June 15, 2002&gt;</w:t>
                  </w:r>
                  <w:r>
                    <w:rPr>
                      <w:b/>
                      <w:color w:val="000000"/>
                    </w:rPr>
                    <w:tab/>
                  </w:r>
                </w:p>
                <w:p w:rsidR="00EC4D85" w:rsidRDefault="00EC4D85" w:rsidP="000A519A">
                  <w:pPr>
                    <w:rPr>
                      <w:color w:val="000000"/>
                    </w:rPr>
                  </w:pPr>
                  <w:r>
                    <w:rPr>
                      <w:color w:val="000000"/>
                    </w:rPr>
                    <w:t xml:space="preserve">260   </w:t>
                  </w:r>
                  <w:r w:rsidR="000A519A">
                    <w:rPr>
                      <w:color w:val="000000"/>
                    </w:rPr>
                    <w:t>3</w:t>
                  </w:r>
                  <w:r>
                    <w:rPr>
                      <w:color w:val="000000"/>
                    </w:rPr>
                    <w:t>#</w:t>
                  </w:r>
                  <w:r>
                    <w:rPr>
                      <w:color w:val="000000"/>
                    </w:rPr>
                    <w:tab/>
                    <w:t xml:space="preserve">$a </w:t>
                  </w:r>
                  <w:smartTag w:uri="urn:schemas-microsoft-com:office:smarttags" w:element="place">
                    <w:smartTag w:uri="urn:schemas-microsoft-com:office:smarttags" w:element="City">
                      <w:r>
                        <w:rPr>
                          <w:color w:val="000000"/>
                        </w:rPr>
                        <w:t>Cumberland</w:t>
                      </w:r>
                    </w:smartTag>
                  </w:smartTag>
                  <w:r>
                    <w:rPr>
                      <w:color w:val="000000"/>
                    </w:rPr>
                    <w:t>, Ont</w:t>
                  </w:r>
                  <w:proofErr w:type="gramStart"/>
                  <w:r>
                    <w:rPr>
                      <w:color w:val="000000"/>
                    </w:rPr>
                    <w:t>. :</w:t>
                  </w:r>
                  <w:proofErr w:type="gramEnd"/>
                  <w:r>
                    <w:rPr>
                      <w:color w:val="000000"/>
                    </w:rPr>
                    <w:t xml:space="preserve"> $b Canadian Curling Association</w:t>
                  </w:r>
                </w:p>
                <w:p w:rsidR="00EC4D85" w:rsidRDefault="00EC4D85" w:rsidP="006D17F0">
                  <w:pPr>
                    <w:rPr>
                      <w:color w:val="000000"/>
                    </w:rPr>
                  </w:pPr>
                  <w:proofErr w:type="gramStart"/>
                  <w:r>
                    <w:rPr>
                      <w:color w:val="000000"/>
                    </w:rPr>
                    <w:t>362  1</w:t>
                  </w:r>
                  <w:proofErr w:type="gramEnd"/>
                  <w:r>
                    <w:rPr>
                      <w:color w:val="000000"/>
                    </w:rPr>
                    <w:t>#</w:t>
                  </w:r>
                  <w:r>
                    <w:rPr>
                      <w:color w:val="000000"/>
                    </w:rPr>
                    <w:tab/>
                    <w:t>$a Began in 1999?</w:t>
                  </w:r>
                  <w:r>
                    <w:rPr>
                      <w:color w:val="000000"/>
                    </w:rPr>
                    <w:tab/>
                  </w:r>
                  <w:r>
                    <w:rPr>
                      <w:color w:val="000000"/>
                    </w:rPr>
                    <w:tab/>
                  </w:r>
                </w:p>
                <w:p w:rsidR="00EC4D85" w:rsidDel="00057820" w:rsidRDefault="00EC4D85" w:rsidP="006D17F0">
                  <w:pPr>
                    <w:rPr>
                      <w:del w:id="102" w:author="vbross" w:date="2011-06-03T17:59:00Z"/>
                      <w:color w:val="000000"/>
                    </w:rPr>
                  </w:pPr>
                  <w:del w:id="103" w:author="vbross" w:date="2011-06-03T17:59:00Z">
                    <w:r w:rsidDel="00057820">
                      <w:rPr>
                        <w:color w:val="000000"/>
                      </w:rPr>
                      <w:delText>538  ##</w:delText>
                    </w:r>
                    <w:r w:rsidDel="00057820">
                      <w:rPr>
                        <w:color w:val="000000"/>
                      </w:rPr>
                      <w:tab/>
                      <w:delText>$a Mode of access: World Wide Web.</w:delText>
                    </w:r>
                  </w:del>
                </w:p>
                <w:p w:rsidR="00EC4D85" w:rsidRDefault="00EC4D85" w:rsidP="006D17F0">
                  <w:pPr>
                    <w:rPr>
                      <w:color w:val="000000"/>
                    </w:rPr>
                  </w:pPr>
                  <w:proofErr w:type="gramStart"/>
                  <w:r>
                    <w:rPr>
                      <w:color w:val="000000"/>
                    </w:rPr>
                    <w:t>546  #</w:t>
                  </w:r>
                  <w:proofErr w:type="gramEnd"/>
                  <w:r>
                    <w:rPr>
                      <w:color w:val="000000"/>
                    </w:rPr>
                    <w:t>#</w:t>
                  </w:r>
                  <w:r>
                    <w:rPr>
                      <w:color w:val="000000"/>
                    </w:rPr>
                    <w:tab/>
                    <w:t>$a May be viewed in English or French.</w:t>
                  </w:r>
                </w:p>
                <w:p w:rsidR="00EC4D85" w:rsidRDefault="00EC4D85" w:rsidP="006D17F0">
                  <w:pPr>
                    <w:rPr>
                      <w:color w:val="000000"/>
                    </w:rPr>
                  </w:pPr>
                  <w:del w:id="104" w:author="vbross" w:date="2011-06-03T17:59:00Z">
                    <w:r w:rsidDel="00057820">
                      <w:rPr>
                        <w:color w:val="000000"/>
                      </w:rPr>
                      <w:delText xml:space="preserve">500  </w:delText>
                    </w:r>
                  </w:del>
                  <w:proofErr w:type="gramStart"/>
                  <w:ins w:id="105" w:author="vbross" w:date="2011-06-03T17:59:00Z">
                    <w:r w:rsidR="00057820">
                      <w:rPr>
                        <w:color w:val="000000"/>
                      </w:rPr>
                      <w:t>588</w:t>
                    </w:r>
                    <w:r w:rsidR="00057820">
                      <w:rPr>
                        <w:color w:val="000000"/>
                      </w:rPr>
                      <w:t xml:space="preserve">  </w:t>
                    </w:r>
                  </w:ins>
                  <w:r>
                    <w:rPr>
                      <w:color w:val="000000"/>
                    </w:rPr>
                    <w:t>#</w:t>
                  </w:r>
                  <w:proofErr w:type="gramEnd"/>
                  <w:r>
                    <w:rPr>
                      <w:color w:val="000000"/>
                    </w:rPr>
                    <w:t>#</w:t>
                  </w:r>
                  <w:r>
                    <w:rPr>
                      <w:color w:val="000000"/>
                    </w:rPr>
                    <w:tab/>
                    <w:t xml:space="preserve">$a Title from home page </w:t>
                  </w:r>
                  <w:r>
                    <w:rPr>
                      <w:b/>
                      <w:bCs/>
                      <w:color w:val="000000"/>
                    </w:rPr>
                    <w:t>(viewed Apr. 19, 2003).</w:t>
                  </w:r>
                </w:p>
                <w:p w:rsidR="00EC4D85" w:rsidRDefault="00EC4D85" w:rsidP="006D17F0">
                  <w:proofErr w:type="gramStart"/>
                  <w:r>
                    <w:t>650   #0</w:t>
                  </w:r>
                  <w:r>
                    <w:tab/>
                    <w:t xml:space="preserve">$a Curling $z </w:t>
                  </w:r>
                  <w:smartTag w:uri="urn:schemas-microsoft-com:office:smarttags" w:element="place">
                    <w:smartTag w:uri="urn:schemas-microsoft-com:office:smarttags" w:element="country-region">
                      <w:r>
                        <w:t>Canada</w:t>
                      </w:r>
                    </w:smartTag>
                  </w:smartTag>
                  <w:r>
                    <w:t>.</w:t>
                  </w:r>
                  <w:proofErr w:type="gramEnd"/>
                </w:p>
                <w:p w:rsidR="00EC4D85" w:rsidRDefault="00EC4D85" w:rsidP="006D17F0">
                  <w:proofErr w:type="gramStart"/>
                  <w:r>
                    <w:t xml:space="preserve">710   2# </w:t>
                  </w:r>
                  <w:r>
                    <w:tab/>
                    <w:t>$a Canadian Curling Association.</w:t>
                  </w:r>
                  <w:proofErr w:type="gramEnd"/>
                </w:p>
                <w:p w:rsidR="00EC4D85" w:rsidRDefault="00EC4D85" w:rsidP="006D17F0">
                  <w:r>
                    <w:t>856   40</w:t>
                  </w:r>
                  <w:r>
                    <w:tab/>
                    <w:t>$u http://www.curling.ca</w:t>
                  </w:r>
                </w:p>
                <w:p w:rsidR="00EC4D85" w:rsidRDefault="00EC4D85" w:rsidP="006D17F0"/>
                <w:p w:rsidR="00EC4D85" w:rsidRDefault="00EC4D85" w:rsidP="006D17F0"/>
              </w:txbxContent>
            </v:textbox>
          </v:shape>
        </w:pict>
      </w:r>
    </w:p>
    <w:p w:rsidR="006D17F0" w:rsidRDefault="006D17F0" w:rsidP="00AB5BA9">
      <w:pPr>
        <w:pStyle w:val="Heading2"/>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AB5BA9">
      <w:pPr>
        <w:pStyle w:val="Heading2"/>
        <w:rPr>
          <w:color w:val="FF0000"/>
        </w:rPr>
      </w:pPr>
      <w:r>
        <w:t xml:space="preserve">Comments: </w:t>
      </w:r>
    </w:p>
    <w:p w:rsidR="006D17F0" w:rsidRDefault="006D17F0" w:rsidP="006D17F0">
      <w:pPr>
        <w:rPr>
          <w:b/>
          <w:bCs/>
          <w:color w:val="FF0000"/>
        </w:rPr>
      </w:pPr>
    </w:p>
    <w:p w:rsidR="006D17F0" w:rsidRDefault="006D17F0" w:rsidP="006D17F0">
      <w:r>
        <w:t>When the site is viewed again, the title has changed, so the earlier title is moved to a 247 field, and the existing 246 field for the parallel title is adjusted to reflect the fact that the parallel title is associated with an earlier iteration*.  The first indicator in the 246 field is changed from “3” to “1” so that a note reflecting the date associated with this earlier parallel title will be generated, as well as an added entry.  The date viewed in the source of title note is updated.  Note that in the 245 subfield $c, the parallel statement of responsibility is not given per LCRI 1.1F11.</w:t>
      </w:r>
    </w:p>
    <w:p w:rsidR="006D17F0" w:rsidRDefault="006D17F0" w:rsidP="006D17F0"/>
    <w:p w:rsidR="006D17F0" w:rsidRDefault="006D17F0" w:rsidP="006D17F0">
      <w:r>
        <w:t>The 246 field with subfield $</w:t>
      </w:r>
      <w:proofErr w:type="spellStart"/>
      <w:r>
        <w:t>i</w:t>
      </w:r>
      <w:proofErr w:type="spellEnd"/>
      <w:r>
        <w:t xml:space="preserve"> could also be used to give information about the parallel title on an earlier iteration:</w:t>
      </w:r>
    </w:p>
    <w:p w:rsidR="00336236" w:rsidRDefault="006D17F0" w:rsidP="00233F3A">
      <w:r>
        <w:tab/>
        <w:t>246 1</w:t>
      </w:r>
      <w:r w:rsidR="00EC4D85">
        <w:t>#</w:t>
      </w:r>
      <w:r>
        <w:t xml:space="preserve"> $</w:t>
      </w:r>
      <w:proofErr w:type="spellStart"/>
      <w:r>
        <w:t>i</w:t>
      </w:r>
      <w:proofErr w:type="spellEnd"/>
      <w:r>
        <w:t xml:space="preserve"> Former parallel title: $a </w:t>
      </w:r>
      <w:r>
        <w:rPr>
          <w:bCs/>
        </w:rPr>
        <w:t xml:space="preserve">Association </w:t>
      </w:r>
      <w:proofErr w:type="spellStart"/>
      <w:r>
        <w:rPr>
          <w:bCs/>
        </w:rPr>
        <w:t>Canadienne</w:t>
      </w:r>
      <w:proofErr w:type="spellEnd"/>
      <w:r>
        <w:rPr>
          <w:bCs/>
        </w:rPr>
        <w:t xml:space="preserve"> de curling $f &lt;June 15, </w:t>
      </w:r>
      <w:r>
        <w:t>2002&gt;</w:t>
      </w:r>
    </w:p>
    <w:p w:rsidR="006D17F0" w:rsidRDefault="00336236" w:rsidP="00AB5BA9">
      <w:pPr>
        <w:pStyle w:val="Heading2"/>
      </w:pPr>
      <w:r>
        <w:br w:type="page"/>
      </w:r>
      <w:r w:rsidR="006D17F0" w:rsidRPr="005A5F40">
        <w:lastRenderedPageBreak/>
        <w:t>Figure 12a:</w:t>
      </w:r>
      <w:r w:rsidR="006D17F0">
        <w:rPr>
          <w:b/>
          <w:bCs/>
        </w:rPr>
        <w:t xml:space="preserve"> </w:t>
      </w:r>
      <w:r w:rsidR="006D17F0">
        <w:t xml:space="preserve">Updating loose-leaf 1--with accompanying material </w:t>
      </w:r>
    </w:p>
    <w:p w:rsidR="006D17F0" w:rsidRDefault="006D17F0" w:rsidP="006D17F0"/>
    <w:p w:rsidR="006D17F0" w:rsidRDefault="00F143F5" w:rsidP="00AB5BA9">
      <w:pPr>
        <w:pStyle w:val="Heading2"/>
        <w:rPr>
          <w:bdr w:val="single" w:sz="4" w:space="0" w:color="auto"/>
        </w:rPr>
      </w:pPr>
      <w:r>
        <w:object w:dxaOrig="8084" w:dyaOrig="11039">
          <v:shape id="_x0000_i1065" type="#_x0000_t75" alt="Scan of print loose leaf: Formation and Financing of Emerging Companies. [This is a loose leaf with accompanying material]" style="width:404.25pt;height:552pt" o:ole="">
            <v:imagedata r:id="rId27" o:title=""/>
          </v:shape>
          <o:OLEObject Type="Embed" ProgID="MSPhotoEd.3" ShapeID="_x0000_i1065" DrawAspect="Content" ObjectID="_1368629424" r:id="rId28"/>
        </w:object>
      </w:r>
      <w:r w:rsidR="006D17F0">
        <w:rPr>
          <w:bdr w:val="single" w:sz="4" w:space="0" w:color="auto"/>
        </w:rPr>
        <w:br w:type="page"/>
      </w:r>
      <w:r w:rsidR="006D17F0" w:rsidRPr="005A5F40">
        <w:lastRenderedPageBreak/>
        <w:t>Figure 12b:</w:t>
      </w:r>
      <w:r w:rsidR="006D17F0">
        <w:rPr>
          <w:b/>
          <w:bCs/>
        </w:rPr>
        <w:t xml:space="preserve"> </w:t>
      </w:r>
      <w:r w:rsidR="006D17F0">
        <w:t>Updating loose-leaf 1--with accompanying material cont’d</w:t>
      </w:r>
    </w:p>
    <w:p w:rsidR="006D17F0" w:rsidRDefault="006D17F0" w:rsidP="006D17F0"/>
    <w:p w:rsidR="006D17F0" w:rsidRDefault="00253728" w:rsidP="006D17F0">
      <w:pPr>
        <w:tabs>
          <w:tab w:val="left" w:pos="0"/>
        </w:tabs>
      </w:pPr>
      <w:r>
        <w:object w:dxaOrig="9359" w:dyaOrig="8176">
          <v:shape id="_x0000_i1066" type="#_x0000_t75" alt="Copyright statement, c2003, 1998 by Glasser Legal Works... Scan of print loose leaf: Formation and Financing of Emerging Companies. [This is a loose leaf with accompanying material]" style="width:468pt;height:408.75pt" o:ole="">
            <v:imagedata r:id="rId29" o:title=""/>
          </v:shape>
          <o:OLEObject Type="Embed" ProgID="MSPhotoEd.3" ShapeID="_x0000_i1066" DrawAspect="Content" ObjectID="_1368629425" r:id="rId30"/>
        </w:object>
      </w:r>
      <w:r w:rsidR="006D17F0">
        <w:tab/>
      </w:r>
    </w:p>
    <w:p w:rsidR="006D17F0" w:rsidRDefault="006D17F0" w:rsidP="006D17F0"/>
    <w:p w:rsidR="006D17F0" w:rsidRDefault="006D17F0" w:rsidP="00AB5BA9">
      <w:pPr>
        <w:pStyle w:val="Heading2"/>
      </w:pPr>
      <w:r>
        <w:br w:type="page"/>
      </w:r>
      <w:r w:rsidRPr="005A5F40">
        <w:lastRenderedPageBreak/>
        <w:t>Figure 12c:</w:t>
      </w:r>
      <w:r>
        <w:rPr>
          <w:b/>
          <w:bCs/>
        </w:rPr>
        <w:t xml:space="preserve"> </w:t>
      </w:r>
      <w:r>
        <w:t>Updating loose-leaf 1--with accompanying material cont’d</w:t>
      </w:r>
    </w:p>
    <w:p w:rsidR="006D17F0" w:rsidRDefault="006D17F0" w:rsidP="006D17F0"/>
    <w:p w:rsidR="006D17F0" w:rsidRPr="00805E65" w:rsidRDefault="006D17F0" w:rsidP="00805E65">
      <w:pPr>
        <w:tabs>
          <w:tab w:val="left" w:pos="0"/>
        </w:tabs>
      </w:pPr>
      <w:r>
        <w:tab/>
      </w:r>
      <w:r w:rsidR="003F72B1" w:rsidRPr="00805E65">
        <w:pict>
          <v:shape id="_x0000_i1067" type="#_x0000_t75" alt="image of a CD-Rom disc &quot;Formation and Financing of Emerging Companies&quot; 2nd ed. Figure 12c: Updating loose-leaf 1--with accompanying material cont’d" style="width:480.75pt;height:471pt">
            <v:imagedata r:id="rId31" o:title="12-C"/>
          </v:shape>
        </w:pict>
      </w:r>
    </w:p>
    <w:p w:rsidR="006D17F0" w:rsidRDefault="006D17F0" w:rsidP="006D17F0"/>
    <w:p w:rsidR="006D17F0" w:rsidRDefault="006D17F0" w:rsidP="00AB5BA9">
      <w:pPr>
        <w:pStyle w:val="Heading2"/>
      </w:pPr>
      <w:r>
        <w:br w:type="page"/>
      </w:r>
      <w:r>
        <w:lastRenderedPageBreak/>
        <w:t>Bibliographic record created for Figure 12 (a, b, and c)</w:t>
      </w:r>
    </w:p>
    <w:p w:rsidR="006D17F0" w:rsidRDefault="006D17F0" w:rsidP="006D17F0"/>
    <w:p w:rsidR="006D17F0" w:rsidRDefault="006D17F0" w:rsidP="006D17F0">
      <w:r>
        <w:rPr>
          <w:noProof/>
          <w:sz w:val="20"/>
        </w:rPr>
        <w:pict>
          <v:shape id="_x0000_s1283" type="#_x0000_t202" style="position:absolute;margin-left:-9pt;margin-top:5.4pt;width:7in;height:369pt;z-index:251699200">
            <v:textbox style="mso-next-textbox:#_x0000_s1283">
              <w:txbxContent>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Type: a </w:t>
                  </w:r>
                  <w:r>
                    <w:rPr>
                      <w:rFonts w:ascii="Courier New" w:hAnsi="Courier New" w:cs="Courier New"/>
                      <w:color w:val="000000"/>
                      <w:sz w:val="20"/>
                      <w:szCs w:val="48"/>
                    </w:rPr>
                    <w:tab/>
                  </w:r>
                  <w:proofErr w:type="spellStart"/>
                  <w:r>
                    <w:rPr>
                      <w:rFonts w:ascii="Courier New" w:hAnsi="Courier New" w:cs="Courier New"/>
                      <w:color w:val="000000"/>
                      <w:sz w:val="20"/>
                      <w:szCs w:val="48"/>
                    </w:rPr>
                    <w:t>ELvl</w:t>
                  </w:r>
                  <w:proofErr w:type="spellEnd"/>
                  <w:r>
                    <w:rPr>
                      <w:rFonts w:ascii="Courier New" w:hAnsi="Courier New" w:cs="Courier New"/>
                      <w:color w:val="000000"/>
                      <w:sz w:val="20"/>
                      <w:szCs w:val="48"/>
                    </w:rPr>
                    <w:t xml:space="preserve">: I </w:t>
                  </w:r>
                  <w:r>
                    <w:rPr>
                      <w:rFonts w:ascii="Courier New" w:hAnsi="Courier New" w:cs="Courier New"/>
                      <w:color w:val="000000"/>
                      <w:sz w:val="20"/>
                      <w:szCs w:val="48"/>
                    </w:rPr>
                    <w:tab/>
                  </w:r>
                  <w:proofErr w:type="spellStart"/>
                  <w:r>
                    <w:rPr>
                      <w:rFonts w:ascii="Courier New" w:hAnsi="Courier New" w:cs="Courier New"/>
                      <w:color w:val="000000"/>
                      <w:sz w:val="20"/>
                      <w:szCs w:val="48"/>
                    </w:rPr>
                    <w:t>Srce</w:t>
                  </w:r>
                  <w:proofErr w:type="spellEnd"/>
                  <w:r>
                    <w:rPr>
                      <w:rFonts w:ascii="Courier New" w:hAnsi="Courier New" w:cs="Courier New"/>
                      <w:color w:val="000000"/>
                      <w:sz w:val="20"/>
                      <w:szCs w:val="48"/>
                    </w:rPr>
                    <w:t xml:space="preserve">: d </w:t>
                  </w:r>
                  <w:r>
                    <w:rPr>
                      <w:rFonts w:ascii="Courier New" w:hAnsi="Courier New" w:cs="Courier New"/>
                      <w:color w:val="000000"/>
                      <w:sz w:val="20"/>
                      <w:szCs w:val="48"/>
                    </w:rPr>
                    <w:tab/>
                  </w:r>
                  <w:proofErr w:type="spellStart"/>
                  <w:r>
                    <w:rPr>
                      <w:rFonts w:ascii="Courier New" w:hAnsi="Courier New" w:cs="Courier New"/>
                      <w:color w:val="000000"/>
                      <w:sz w:val="20"/>
                      <w:szCs w:val="48"/>
                    </w:rPr>
                    <w:t>GPub</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Ctrl:</w:t>
                  </w:r>
                  <w:r>
                    <w:rPr>
                      <w:rFonts w:ascii="Courier New" w:hAnsi="Courier New" w:cs="Courier New"/>
                      <w:color w:val="000000"/>
                      <w:sz w:val="20"/>
                      <w:szCs w:val="48"/>
                    </w:rPr>
                    <w:tab/>
                  </w:r>
                  <w:r>
                    <w:rPr>
                      <w:rFonts w:ascii="Courier New" w:hAnsi="Courier New" w:cs="Courier New"/>
                      <w:color w:val="000000"/>
                      <w:sz w:val="20"/>
                      <w:szCs w:val="48"/>
                    </w:rPr>
                    <w:tab/>
                    <w:t>Lang: eng</w:t>
                  </w:r>
                </w:p>
                <w:p w:rsidR="00EC4D85" w:rsidRDefault="00A45214" w:rsidP="006D17F0">
                  <w:pPr>
                    <w:autoSpaceDE w:val="0"/>
                    <w:autoSpaceDN w:val="0"/>
                    <w:adjustRightInd w:val="0"/>
                    <w:rPr>
                      <w:rFonts w:ascii="Courier New" w:hAnsi="Courier New" w:cs="Courier New"/>
                      <w:color w:val="000000"/>
                      <w:sz w:val="20"/>
                      <w:szCs w:val="48"/>
                    </w:rPr>
                  </w:pPr>
                  <w:proofErr w:type="spellStart"/>
                  <w:r>
                    <w:rPr>
                      <w:rFonts w:ascii="Courier New" w:hAnsi="Courier New" w:cs="Courier New"/>
                      <w:color w:val="000000"/>
                      <w:sz w:val="20"/>
                      <w:szCs w:val="48"/>
                    </w:rPr>
                    <w:t>BLvl</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i</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 xml:space="preserve">Form: </w:t>
                  </w:r>
                  <w:r w:rsidR="00EC4D85">
                    <w:rPr>
                      <w:rFonts w:ascii="Courier New" w:hAnsi="Courier New" w:cs="Courier New"/>
                      <w:color w:val="000000"/>
                      <w:sz w:val="20"/>
                      <w:szCs w:val="48"/>
                    </w:rPr>
                    <w:tab/>
                    <w:t xml:space="preserve">Conf: </w:t>
                  </w:r>
                  <w:r w:rsidR="00EC4D85">
                    <w:rPr>
                      <w:rFonts w:ascii="Courier New" w:hAnsi="Courier New" w:cs="Courier New"/>
                      <w:sz w:val="20"/>
                    </w:rPr>
                    <w:t>■</w:t>
                  </w:r>
                  <w:r w:rsidR="00EC4D85">
                    <w:rPr>
                      <w:rFonts w:ascii="Courier New" w:hAnsi="Courier New" w:cs="Courier New"/>
                      <w:color w:val="000000"/>
                      <w:sz w:val="20"/>
                      <w:szCs w:val="48"/>
                    </w:rPr>
                    <w:tab/>
                    <w:t xml:space="preserve">Freq: </w:t>
                  </w:r>
                  <w:r w:rsidR="00EC4D85">
                    <w:rPr>
                      <w:rFonts w:ascii="Courier New" w:hAnsi="Courier New" w:cs="Courier New"/>
                      <w:sz w:val="20"/>
                    </w:rPr>
                    <w:t xml:space="preserve">■ </w:t>
                  </w:r>
                  <w:r w:rsidR="00EC4D85">
                    <w:rPr>
                      <w:rFonts w:ascii="Courier New" w:hAnsi="Courier New" w:cs="Courier New"/>
                      <w:color w:val="000000"/>
                      <w:sz w:val="20"/>
                      <w:szCs w:val="48"/>
                    </w:rPr>
                    <w:tab/>
                  </w:r>
                  <w:proofErr w:type="spellStart"/>
                  <w:r w:rsidR="00EC4D85">
                    <w:rPr>
                      <w:rFonts w:ascii="Courier New" w:hAnsi="Courier New" w:cs="Courier New"/>
                      <w:color w:val="000000"/>
                      <w:sz w:val="20"/>
                      <w:szCs w:val="48"/>
                    </w:rPr>
                    <w:t>MRec</w:t>
                  </w:r>
                  <w:proofErr w:type="spellEnd"/>
                  <w:r w:rsidR="00EC4D85">
                    <w:rPr>
                      <w:rFonts w:ascii="Courier New" w:hAnsi="Courier New" w:cs="Courier New"/>
                      <w:color w:val="000000"/>
                      <w:sz w:val="20"/>
                      <w:szCs w:val="48"/>
                    </w:rPr>
                    <w:t xml:space="preserve">: </w:t>
                  </w:r>
                  <w:r w:rsidR="00EC4D85">
                    <w:rPr>
                      <w:rFonts w:ascii="Courier New" w:hAnsi="Courier New" w:cs="Courier New"/>
                      <w:color w:val="000000"/>
                      <w:sz w:val="20"/>
                      <w:szCs w:val="48"/>
                    </w:rPr>
                    <w:tab/>
                  </w:r>
                  <w:proofErr w:type="spellStart"/>
                  <w:r w:rsidR="00EC4D85">
                    <w:rPr>
                      <w:rFonts w:ascii="Courier New" w:hAnsi="Courier New" w:cs="Courier New"/>
                      <w:color w:val="000000"/>
                      <w:sz w:val="20"/>
                      <w:szCs w:val="48"/>
                    </w:rPr>
                    <w:t>Ctry</w:t>
                  </w:r>
                  <w:proofErr w:type="spellEnd"/>
                  <w:r w:rsidR="00EC4D85">
                    <w:rPr>
                      <w:rFonts w:ascii="Courier New" w:hAnsi="Courier New" w:cs="Courier New"/>
                      <w:color w:val="000000"/>
                      <w:sz w:val="20"/>
                      <w:szCs w:val="48"/>
                    </w:rPr>
                    <w:t xml:space="preserve">: </w:t>
                  </w:r>
                  <w:proofErr w:type="spellStart"/>
                  <w:r w:rsidR="00EC4D85">
                    <w:rPr>
                      <w:rFonts w:ascii="Courier New" w:hAnsi="Courier New" w:cs="Courier New"/>
                      <w:color w:val="000000"/>
                      <w:sz w:val="20"/>
                      <w:szCs w:val="48"/>
                    </w:rPr>
                    <w:t>nju</w:t>
                  </w:r>
                  <w:proofErr w:type="spellEnd"/>
                  <w:r w:rsidR="00EC4D85">
                    <w:rPr>
                      <w:rFonts w:ascii="Courier New" w:hAnsi="Courier New" w:cs="Courier New"/>
                      <w:color w:val="000000"/>
                      <w:sz w:val="20"/>
                      <w:szCs w:val="48"/>
                    </w:rPr>
                    <w:t xml:space="preserve"> </w:t>
                  </w:r>
                </w:p>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S/L:  2 </w:t>
                  </w:r>
                  <w:r>
                    <w:rPr>
                      <w:rFonts w:ascii="Courier New" w:hAnsi="Courier New" w:cs="Courier New"/>
                      <w:color w:val="000000"/>
                      <w:sz w:val="20"/>
                      <w:szCs w:val="48"/>
                    </w:rPr>
                    <w:tab/>
                  </w:r>
                  <w:proofErr w:type="spellStart"/>
                  <w:r>
                    <w:rPr>
                      <w:rFonts w:ascii="Courier New" w:hAnsi="Courier New" w:cs="Courier New"/>
                      <w:color w:val="000000"/>
                      <w:sz w:val="20"/>
                      <w:szCs w:val="48"/>
                    </w:rPr>
                    <w:t>Orig</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EntW</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Regl</w:t>
                  </w:r>
                  <w:proofErr w:type="spellEnd"/>
                  <w:r>
                    <w:rPr>
                      <w:rFonts w:ascii="Courier New" w:hAnsi="Courier New" w:cs="Courier New"/>
                      <w:color w:val="000000"/>
                      <w:sz w:val="20"/>
                      <w:szCs w:val="48"/>
                    </w:rPr>
                    <w:t xml:space="preserve">: </w:t>
                  </w:r>
                  <w:r>
                    <w:rPr>
                      <w:rFonts w:ascii="Courier New" w:hAnsi="Courier New" w:cs="Courier New"/>
                      <w:sz w:val="20"/>
                    </w:rPr>
                    <w:t>■</w:t>
                  </w:r>
                  <w:r>
                    <w:rPr>
                      <w:rFonts w:ascii="Courier New" w:hAnsi="Courier New" w:cs="Courier New"/>
                      <w:color w:val="000000"/>
                      <w:sz w:val="20"/>
                      <w:szCs w:val="48"/>
                    </w:rPr>
                    <w:tab/>
                  </w:r>
                  <w:proofErr w:type="spellStart"/>
                  <w:r>
                    <w:rPr>
                      <w:rFonts w:ascii="Courier New" w:hAnsi="Courier New" w:cs="Courier New"/>
                      <w:color w:val="000000"/>
                      <w:sz w:val="20"/>
                      <w:szCs w:val="48"/>
                    </w:rPr>
                    <w:t>Alph</w:t>
                  </w:r>
                  <w:proofErr w:type="spellEnd"/>
                  <w:r>
                    <w:rPr>
                      <w:rFonts w:ascii="Courier New" w:hAnsi="Courier New" w:cs="Courier New"/>
                      <w:color w:val="000000"/>
                      <w:sz w:val="20"/>
                      <w:szCs w:val="48"/>
                    </w:rPr>
                    <w:t xml:space="preserve">: </w:t>
                  </w:r>
                </w:p>
                <w:p w:rsidR="00EC4D85" w:rsidRDefault="00EC4D85" w:rsidP="00A45214">
                  <w:pPr>
                    <w:pStyle w:val="PlainText"/>
                    <w:rPr>
                      <w:rFonts w:eastAsia="MS Mincho"/>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xml:space="preserve">: </w:t>
                  </w:r>
                  <w:r w:rsidR="00A45214">
                    <w:rPr>
                      <w:color w:val="000000"/>
                      <w:szCs w:val="48"/>
                    </w:rPr>
                    <w:t>l</w:t>
                  </w:r>
                  <w:r>
                    <w:rPr>
                      <w:color w:val="000000"/>
                      <w:szCs w:val="48"/>
                    </w:rPr>
                    <w:tab/>
                    <w:t xml:space="preserve">Cont: </w:t>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2003</w:t>
                  </w:r>
                  <w:proofErr w:type="gramStart"/>
                  <w:r>
                    <w:rPr>
                      <w:color w:val="000000"/>
                      <w:szCs w:val="48"/>
                    </w:rPr>
                    <w:t>,9999</w:t>
                  </w:r>
                  <w:proofErr w:type="gramEnd"/>
                </w:p>
                <w:p w:rsidR="00EC4D85" w:rsidRDefault="00EC4D85" w:rsidP="006D17F0">
                  <w:pPr>
                    <w:pStyle w:val="PlainText"/>
                    <w:rPr>
                      <w:rFonts w:eastAsia="MS Mincho"/>
                    </w:rPr>
                  </w:pPr>
                  <w:r>
                    <w:rPr>
                      <w:rFonts w:eastAsia="MS Mincho"/>
                    </w:rPr>
                    <w:t xml:space="preserve">  </w:t>
                  </w:r>
                </w:p>
                <w:p w:rsidR="00EC4D85" w:rsidRDefault="00EC4D85" w:rsidP="006D17F0">
                  <w:pPr>
                    <w:pStyle w:val="PlainText"/>
                    <w:rPr>
                      <w:rFonts w:eastAsia="MS Mincho"/>
                    </w:rPr>
                  </w:pPr>
                  <w:r>
                    <w:rPr>
                      <w:rFonts w:eastAsia="MS Mincho"/>
                    </w:rPr>
                    <w:t xml:space="preserve">  020     188075767                                                             </w:t>
                  </w:r>
                </w:p>
                <w:p w:rsidR="00EC4D85" w:rsidRDefault="00EC4D85" w:rsidP="006D17F0">
                  <w:pPr>
                    <w:pStyle w:val="PlainText"/>
                    <w:rPr>
                      <w:rFonts w:eastAsia="MS Mincho"/>
                    </w:rPr>
                  </w:pPr>
                  <w:r>
                    <w:rPr>
                      <w:rFonts w:eastAsia="MS Mincho"/>
                    </w:rPr>
                    <w:t xml:space="preserve">  020      |z1888075C58                                                          </w:t>
                  </w:r>
                </w:p>
                <w:p w:rsidR="00EC4D85" w:rsidRDefault="00EC4D85" w:rsidP="006D17F0">
                  <w:pPr>
                    <w:pStyle w:val="PlainText"/>
                    <w:rPr>
                      <w:rFonts w:eastAsia="MS Mincho"/>
                    </w:rPr>
                  </w:pPr>
                  <w:r>
                    <w:rPr>
                      <w:rFonts w:eastAsia="MS Mincho"/>
                    </w:rPr>
                    <w:t xml:space="preserve">  043     n-us---                                                               </w:t>
                  </w:r>
                </w:p>
                <w:p w:rsidR="00EC4D85" w:rsidRDefault="00EC4D85" w:rsidP="006D17F0">
                  <w:pPr>
                    <w:pStyle w:val="PlainText"/>
                    <w:rPr>
                      <w:rFonts w:eastAsia="MS Mincho"/>
                    </w:rPr>
                  </w:pPr>
                  <w:r>
                    <w:rPr>
                      <w:rFonts w:eastAsia="MS Mincho"/>
                    </w:rPr>
                    <w:t xml:space="preserve">  </w:t>
                  </w:r>
                  <w:proofErr w:type="gramStart"/>
                  <w:r>
                    <w:rPr>
                      <w:rFonts w:eastAsia="MS Mincho"/>
                    </w:rPr>
                    <w:t>050  4</w:t>
                  </w:r>
                  <w:proofErr w:type="gramEnd"/>
                  <w:r>
                    <w:rPr>
                      <w:rFonts w:eastAsia="MS Mincho"/>
                    </w:rPr>
                    <w:t xml:space="preserve">  KF1414 |b.F67                                                          </w:t>
                  </w:r>
                </w:p>
                <w:p w:rsidR="00EC4D85" w:rsidRDefault="00EC4D85" w:rsidP="006D17F0">
                  <w:pPr>
                    <w:pStyle w:val="PlainText"/>
                    <w:rPr>
                      <w:rFonts w:eastAsia="MS Mincho"/>
                    </w:rPr>
                  </w:pPr>
                  <w:r>
                    <w:rPr>
                      <w:rFonts w:eastAsia="MS Mincho"/>
                    </w:rPr>
                    <w:t xml:space="preserve">  245 </w:t>
                  </w:r>
                  <w:proofErr w:type="gramStart"/>
                  <w:r>
                    <w:rPr>
                      <w:rFonts w:eastAsia="MS Mincho"/>
                    </w:rPr>
                    <w:t>00  Formation</w:t>
                  </w:r>
                  <w:proofErr w:type="gramEnd"/>
                  <w:r>
                    <w:rPr>
                      <w:rFonts w:eastAsia="MS Mincho"/>
                    </w:rPr>
                    <w:t xml:space="preserve"> and financing of emerging companies / |</w:t>
                  </w:r>
                  <w:proofErr w:type="spellStart"/>
                  <w:r>
                    <w:rPr>
                      <w:rFonts w:eastAsia="MS Mincho"/>
                    </w:rPr>
                    <w:t>cDaniel</w:t>
                  </w:r>
                  <w:proofErr w:type="spellEnd"/>
                  <w:r>
                    <w:rPr>
                      <w:rFonts w:eastAsia="MS Mincho"/>
                    </w:rPr>
                    <w:t xml:space="preserve"> E. O'Connor ... [et al.].                                                             </w:t>
                  </w:r>
                </w:p>
                <w:p w:rsidR="00EC4D85" w:rsidRDefault="00EC4D85" w:rsidP="006D17F0">
                  <w:pPr>
                    <w:pStyle w:val="PlainText"/>
                    <w:rPr>
                      <w:rFonts w:eastAsia="MS Mincho"/>
                    </w:rPr>
                  </w:pPr>
                  <w:r>
                    <w:rPr>
                      <w:rFonts w:eastAsia="MS Mincho"/>
                    </w:rPr>
                    <w:t xml:space="preserve">  250     2nd </w:t>
                  </w:r>
                  <w:proofErr w:type="gramStart"/>
                  <w:r>
                    <w:rPr>
                      <w:rFonts w:eastAsia="MS Mincho"/>
                    </w:rPr>
                    <w:t>ed</w:t>
                  </w:r>
                  <w:proofErr w:type="gramEnd"/>
                  <w:r>
                    <w:rPr>
                      <w:rFonts w:eastAsia="MS Mincho"/>
                    </w:rPr>
                    <w:t xml:space="preserve">.                                                               </w:t>
                  </w:r>
                </w:p>
                <w:p w:rsidR="00EC4D85" w:rsidRDefault="00EC4D85" w:rsidP="000A519A">
                  <w:pPr>
                    <w:pStyle w:val="PlainText"/>
                    <w:rPr>
                      <w:rFonts w:eastAsia="MS Mincho"/>
                    </w:rPr>
                  </w:pPr>
                  <w:r>
                    <w:rPr>
                      <w:rFonts w:eastAsia="MS Mincho"/>
                    </w:rPr>
                    <w:t xml:space="preserve">  260 </w:t>
                  </w:r>
                  <w:r w:rsidR="000A519A">
                    <w:rPr>
                      <w:rFonts w:eastAsia="MS Mincho"/>
                    </w:rPr>
                    <w:t>3</w:t>
                  </w:r>
                  <w:r>
                    <w:rPr>
                      <w:rFonts w:eastAsia="MS Mincho"/>
                    </w:rPr>
                    <w:t xml:space="preserve">   Little Falls, N.J</w:t>
                  </w:r>
                  <w:proofErr w:type="gramStart"/>
                  <w:r>
                    <w:rPr>
                      <w:rFonts w:eastAsia="MS Mincho"/>
                    </w:rPr>
                    <w:t>. :</w:t>
                  </w:r>
                  <w:proofErr w:type="gramEnd"/>
                  <w:r>
                    <w:rPr>
                      <w:rFonts w:eastAsia="MS Mincho"/>
                    </w:rPr>
                    <w:t xml:space="preserve"> </w:t>
                  </w:r>
                  <w:r w:rsidR="009B3D0D">
                    <w:rPr>
                      <w:rFonts w:eastAsia="MS Mincho"/>
                    </w:rPr>
                    <w:t>$</w:t>
                  </w:r>
                  <w:r>
                    <w:rPr>
                      <w:rFonts w:eastAsia="MS Mincho"/>
                    </w:rPr>
                    <w:t>b</w:t>
                  </w:r>
                  <w:r w:rsidR="009B3D0D">
                    <w:rPr>
                      <w:rFonts w:eastAsia="MS Mincho"/>
                    </w:rPr>
                    <w:t xml:space="preserve"> </w:t>
                  </w:r>
                  <w:proofErr w:type="spellStart"/>
                  <w:r>
                    <w:rPr>
                      <w:rFonts w:eastAsia="MS Mincho"/>
                    </w:rPr>
                    <w:t>Glasser</w:t>
                  </w:r>
                  <w:proofErr w:type="spellEnd"/>
                  <w:r>
                    <w:rPr>
                      <w:rFonts w:eastAsia="MS Mincho"/>
                    </w:rPr>
                    <w:t xml:space="preserve"> </w:t>
                  </w:r>
                  <w:proofErr w:type="spellStart"/>
                  <w:r>
                    <w:rPr>
                      <w:rFonts w:eastAsia="MS Mincho"/>
                    </w:rPr>
                    <w:t>LegalWorks</w:t>
                  </w:r>
                  <w:proofErr w:type="spellEnd"/>
                  <w:r>
                    <w:rPr>
                      <w:rFonts w:eastAsia="MS Mincho"/>
                    </w:rPr>
                    <w:t xml:space="preserve">, </w:t>
                  </w:r>
                  <w:r w:rsidR="009B3D0D">
                    <w:rPr>
                      <w:rFonts w:eastAsia="MS Mincho"/>
                    </w:rPr>
                    <w:t>$</w:t>
                  </w:r>
                  <w:r>
                    <w:rPr>
                      <w:rFonts w:eastAsia="MS Mincho"/>
                    </w:rPr>
                    <w:t>c</w:t>
                  </w:r>
                  <w:r w:rsidR="009B3D0D">
                    <w:rPr>
                      <w:rFonts w:eastAsia="MS Mincho"/>
                    </w:rPr>
                    <w:t xml:space="preserve"> </w:t>
                  </w:r>
                  <w:r>
                    <w:rPr>
                      <w:rFonts w:eastAsia="MS Mincho"/>
                    </w:rPr>
                    <w:t xml:space="preserve">2003-                      </w:t>
                  </w:r>
                </w:p>
                <w:p w:rsidR="00EC4D85" w:rsidRDefault="00EC4D85" w:rsidP="009B3D0D">
                  <w:pPr>
                    <w:pStyle w:val="PlainText"/>
                    <w:rPr>
                      <w:rFonts w:eastAsia="MS Mincho"/>
                    </w:rPr>
                  </w:pPr>
                  <w:r>
                    <w:rPr>
                      <w:rFonts w:eastAsia="MS Mincho"/>
                    </w:rPr>
                    <w:t xml:space="preserve">  300     v. (loose-leaf</w:t>
                  </w:r>
                  <w:proofErr w:type="gramStart"/>
                  <w:r>
                    <w:rPr>
                      <w:rFonts w:eastAsia="MS Mincho"/>
                    </w:rPr>
                    <w:t>) :</w:t>
                  </w:r>
                  <w:proofErr w:type="gramEnd"/>
                  <w:r>
                    <w:rPr>
                      <w:rFonts w:eastAsia="MS Mincho"/>
                    </w:rPr>
                    <w:t xml:space="preserve"> |</w:t>
                  </w:r>
                  <w:proofErr w:type="spellStart"/>
                  <w:r>
                    <w:rPr>
                      <w:rFonts w:eastAsia="MS Mincho"/>
                    </w:rPr>
                    <w:t>bforms</w:t>
                  </w:r>
                  <w:proofErr w:type="spellEnd"/>
                  <w:r>
                    <w:rPr>
                      <w:rFonts w:eastAsia="MS Mincho"/>
                    </w:rPr>
                    <w:t xml:space="preserve"> ; </w:t>
                  </w:r>
                  <w:r w:rsidR="009B3D0D">
                    <w:rPr>
                      <w:rFonts w:eastAsia="MS Mincho"/>
                    </w:rPr>
                    <w:t>$</w:t>
                  </w:r>
                  <w:r>
                    <w:rPr>
                      <w:rFonts w:eastAsia="MS Mincho"/>
                    </w:rPr>
                    <w:t>c</w:t>
                  </w:r>
                  <w:r w:rsidR="009B3D0D">
                    <w:rPr>
                      <w:rFonts w:eastAsia="MS Mincho"/>
                    </w:rPr>
                    <w:t xml:space="preserve"> </w:t>
                  </w:r>
                  <w:r>
                    <w:rPr>
                      <w:rFonts w:eastAsia="MS Mincho"/>
                    </w:rPr>
                    <w:t xml:space="preserve">26 cm. + </w:t>
                  </w:r>
                  <w:r w:rsidR="009B3D0D">
                    <w:rPr>
                      <w:rFonts w:eastAsia="MS Mincho"/>
                    </w:rPr>
                    <w:t>$</w:t>
                  </w:r>
                  <w:r>
                    <w:rPr>
                      <w:rFonts w:eastAsia="MS Mincho"/>
                    </w:rPr>
                    <w:t>e</w:t>
                  </w:r>
                  <w:r w:rsidR="009B3D0D">
                    <w:rPr>
                      <w:rFonts w:eastAsia="MS Mincho"/>
                    </w:rPr>
                    <w:t xml:space="preserve"> </w:t>
                  </w:r>
                  <w:r>
                    <w:rPr>
                      <w:rFonts w:eastAsia="MS Mincho"/>
                    </w:rPr>
                    <w:t xml:space="preserve">CD-ROM (4 3/4 in.).             </w:t>
                  </w:r>
                </w:p>
                <w:p w:rsidR="00EC4D85" w:rsidRDefault="00EC4D85" w:rsidP="00057820">
                  <w:pPr>
                    <w:pStyle w:val="PlainText"/>
                    <w:rPr>
                      <w:rFonts w:eastAsia="MS Mincho"/>
                    </w:rPr>
                  </w:pPr>
                  <w:r>
                    <w:rPr>
                      <w:rFonts w:eastAsia="MS Mincho"/>
                    </w:rPr>
                    <w:t xml:space="preserve">  </w:t>
                  </w:r>
                  <w:del w:id="106" w:author="vbross" w:date="2011-06-03T18:00:00Z">
                    <w:r w:rsidDel="00057820">
                      <w:rPr>
                        <w:rFonts w:eastAsia="MS Mincho"/>
                      </w:rPr>
                      <w:delText>440  0</w:delText>
                    </w:r>
                  </w:del>
                  <w:ins w:id="107" w:author="vbross" w:date="2011-06-03T18:00:00Z">
                    <w:r w:rsidR="00057820">
                      <w:rPr>
                        <w:rFonts w:eastAsia="MS Mincho"/>
                      </w:rPr>
                      <w:t>490 1</w:t>
                    </w:r>
                    <w:proofErr w:type="gramStart"/>
                    <w:r w:rsidR="00057820">
                      <w:rPr>
                        <w:rFonts w:eastAsia="MS Mincho"/>
                      </w:rPr>
                      <w:t>#</w:t>
                    </w:r>
                  </w:ins>
                  <w:r>
                    <w:rPr>
                      <w:rFonts w:eastAsia="MS Mincho"/>
                    </w:rPr>
                    <w:t xml:space="preserve">  Emerging</w:t>
                  </w:r>
                  <w:proofErr w:type="gramEnd"/>
                  <w:r>
                    <w:rPr>
                      <w:rFonts w:eastAsia="MS Mincho"/>
                    </w:rPr>
                    <w:t xml:space="preserve"> growth companies series ; </w:t>
                  </w:r>
                  <w:r w:rsidR="009B3D0D">
                    <w:rPr>
                      <w:rFonts w:eastAsia="MS Mincho"/>
                    </w:rPr>
                    <w:t>$</w:t>
                  </w:r>
                  <w:r>
                    <w:rPr>
                      <w:rFonts w:eastAsia="MS Mincho"/>
                    </w:rPr>
                    <w:t>v</w:t>
                  </w:r>
                  <w:r w:rsidR="009B3D0D">
                    <w:rPr>
                      <w:rFonts w:eastAsia="MS Mincho"/>
                    </w:rPr>
                    <w:t xml:space="preserve"> </w:t>
                  </w:r>
                  <w:r>
                    <w:rPr>
                      <w:rFonts w:eastAsia="MS Mincho"/>
                    </w:rPr>
                    <w:t xml:space="preserve">v. 1                              </w:t>
                  </w:r>
                </w:p>
                <w:p w:rsidR="00EC4D85" w:rsidRDefault="00EC4D85" w:rsidP="006D17F0">
                  <w:pPr>
                    <w:pStyle w:val="PlainText"/>
                    <w:rPr>
                      <w:rFonts w:eastAsia="MS Mincho"/>
                    </w:rPr>
                  </w:pPr>
                  <w:r>
                    <w:rPr>
                      <w:rFonts w:eastAsia="MS Mincho"/>
                    </w:rPr>
                    <w:t xml:space="preserve">  538     System requirements for accompanying CD-ROM: Intel 486 or higher; 16 M</w:t>
                  </w:r>
                </w:p>
                <w:p w:rsidR="00EC4D85" w:rsidRDefault="00EC4D85" w:rsidP="006D17F0">
                  <w:pPr>
                    <w:pStyle w:val="PlainText"/>
                    <w:ind w:left="1260" w:hanging="1260"/>
                    <w:rPr>
                      <w:rFonts w:eastAsia="MS Mincho"/>
                    </w:rPr>
                  </w:pPr>
                  <w:r>
                    <w:rPr>
                      <w:rFonts w:eastAsia="MS Mincho"/>
                    </w:rPr>
                    <w:t xml:space="preserve">           B RAM or higher (32 MB recommended); Windows 95/98/NT or Macintosh OS 7.0 or higher; Microsoft Word 6.0/95 or higher, Adobe Acrobat reader 5.0(included).  </w:t>
                  </w:r>
                </w:p>
                <w:p w:rsidR="00EC4D85" w:rsidRDefault="00EC4D85" w:rsidP="006D17F0">
                  <w:pPr>
                    <w:pStyle w:val="PlainText"/>
                    <w:rPr>
                      <w:rFonts w:eastAsia="MS Mincho"/>
                    </w:rPr>
                  </w:pPr>
                  <w:r>
                    <w:rPr>
                      <w:rFonts w:eastAsia="MS Mincho"/>
                    </w:rPr>
                    <w:t xml:space="preserve">  500     Includes index.                                                                                                                     </w:t>
                  </w:r>
                </w:p>
                <w:p w:rsidR="00EC4D85" w:rsidRDefault="00EC4D85" w:rsidP="009B3D0D">
                  <w:pPr>
                    <w:pStyle w:val="PlainText"/>
                    <w:rPr>
                      <w:rFonts w:eastAsia="MS Mincho"/>
                    </w:rPr>
                  </w:pPr>
                  <w:r>
                    <w:rPr>
                      <w:rFonts w:eastAsia="MS Mincho"/>
                    </w:rPr>
                    <w:t xml:space="preserve">  </w:t>
                  </w:r>
                  <w:proofErr w:type="gramStart"/>
                  <w:r>
                    <w:rPr>
                      <w:rFonts w:eastAsia="MS Mincho"/>
                    </w:rPr>
                    <w:t>650  0</w:t>
                  </w:r>
                  <w:proofErr w:type="gramEnd"/>
                  <w:r>
                    <w:rPr>
                      <w:rFonts w:eastAsia="MS Mincho"/>
                    </w:rPr>
                    <w:t xml:space="preserve">  New business enterprises </w:t>
                  </w:r>
                  <w:r w:rsidR="009B3D0D">
                    <w:rPr>
                      <w:rFonts w:eastAsia="MS Mincho"/>
                    </w:rPr>
                    <w:t>$</w:t>
                  </w:r>
                  <w:r>
                    <w:rPr>
                      <w:rFonts w:eastAsia="MS Mincho"/>
                    </w:rPr>
                    <w:t>x</w:t>
                  </w:r>
                  <w:r w:rsidR="009B3D0D">
                    <w:rPr>
                      <w:rFonts w:eastAsia="MS Mincho"/>
                    </w:rPr>
                    <w:t xml:space="preserve"> </w:t>
                  </w:r>
                  <w:r>
                    <w:rPr>
                      <w:rFonts w:eastAsia="MS Mincho"/>
                    </w:rPr>
                    <w:t xml:space="preserve">Law and legislation </w:t>
                  </w:r>
                  <w:r w:rsidR="009B3D0D">
                    <w:rPr>
                      <w:rFonts w:eastAsia="MS Mincho"/>
                    </w:rPr>
                    <w:t>$</w:t>
                  </w:r>
                  <w:r>
                    <w:rPr>
                      <w:rFonts w:eastAsia="MS Mincho"/>
                    </w:rPr>
                    <w:t>z</w:t>
                  </w:r>
                  <w:r w:rsidR="009B3D0D">
                    <w:rPr>
                      <w:rFonts w:eastAsia="MS Mincho"/>
                    </w:rPr>
                    <w:t xml:space="preserve"> </w:t>
                  </w:r>
                  <w:smartTag w:uri="urn:schemas-microsoft-com:office:smarttags" w:element="place">
                    <w:smartTag w:uri="urn:schemas-microsoft-com:office:smarttags" w:element="country-region">
                      <w:r>
                        <w:rPr>
                          <w:rFonts w:eastAsia="MS Mincho"/>
                        </w:rPr>
                        <w:t>United States</w:t>
                      </w:r>
                    </w:smartTag>
                  </w:smartTag>
                  <w:r>
                    <w:rPr>
                      <w:rFonts w:eastAsia="MS Mincho"/>
                    </w:rPr>
                    <w:t xml:space="preserve">.         </w:t>
                  </w:r>
                </w:p>
                <w:p w:rsidR="00EC4D85" w:rsidRDefault="00EC4D85" w:rsidP="009B3D0D">
                  <w:pPr>
                    <w:pStyle w:val="PlainText"/>
                    <w:ind w:left="1260" w:hanging="1260"/>
                    <w:rPr>
                      <w:rFonts w:eastAsia="MS Mincho"/>
                    </w:rPr>
                  </w:pPr>
                  <w:r>
                    <w:rPr>
                      <w:rFonts w:eastAsia="MS Mincho"/>
                    </w:rPr>
                    <w:t xml:space="preserve">  </w:t>
                  </w:r>
                  <w:proofErr w:type="gramStart"/>
                  <w:r>
                    <w:rPr>
                      <w:rFonts w:eastAsia="MS Mincho"/>
                    </w:rPr>
                    <w:t>650  0</w:t>
                  </w:r>
                  <w:proofErr w:type="gramEnd"/>
                  <w:r>
                    <w:rPr>
                      <w:rFonts w:eastAsia="MS Mincho"/>
                    </w:rPr>
                    <w:t xml:space="preserve">  New business enterprises </w:t>
                  </w:r>
                  <w:r w:rsidR="009B3D0D">
                    <w:rPr>
                      <w:rFonts w:eastAsia="MS Mincho"/>
                    </w:rPr>
                    <w:t>$</w:t>
                  </w:r>
                  <w:r>
                    <w:rPr>
                      <w:rFonts w:eastAsia="MS Mincho"/>
                    </w:rPr>
                    <w:t>x</w:t>
                  </w:r>
                  <w:r w:rsidR="009B3D0D">
                    <w:rPr>
                      <w:rFonts w:eastAsia="MS Mincho"/>
                    </w:rPr>
                    <w:t xml:space="preserve"> </w:t>
                  </w:r>
                  <w:r>
                    <w:rPr>
                      <w:rFonts w:eastAsia="MS Mincho"/>
                    </w:rPr>
                    <w:t xml:space="preserve">Finance </w:t>
                  </w:r>
                  <w:r w:rsidR="009B3D0D">
                    <w:rPr>
                      <w:rFonts w:eastAsia="MS Mincho"/>
                    </w:rPr>
                    <w:t>$</w:t>
                  </w:r>
                  <w:r>
                    <w:rPr>
                      <w:rFonts w:eastAsia="MS Mincho"/>
                    </w:rPr>
                    <w:t>x</w:t>
                  </w:r>
                  <w:r w:rsidR="009B3D0D">
                    <w:rPr>
                      <w:rFonts w:eastAsia="MS Mincho"/>
                    </w:rPr>
                    <w:t xml:space="preserve"> </w:t>
                  </w:r>
                  <w:r>
                    <w:rPr>
                      <w:rFonts w:eastAsia="MS Mincho"/>
                    </w:rPr>
                    <w:t xml:space="preserve">Law and legislation </w:t>
                  </w:r>
                  <w:r w:rsidR="009B3D0D">
                    <w:rPr>
                      <w:rFonts w:eastAsia="MS Mincho"/>
                    </w:rPr>
                    <w:t>$</w:t>
                  </w:r>
                  <w:r>
                    <w:rPr>
                      <w:rFonts w:eastAsia="MS Mincho"/>
                    </w:rPr>
                    <w:t>z</w:t>
                  </w:r>
                  <w:r w:rsidR="009B3D0D">
                    <w:rPr>
                      <w:rFonts w:eastAsia="MS Mincho"/>
                    </w:rPr>
                    <w:t xml:space="preserve"> </w:t>
                  </w:r>
                  <w:smartTag w:uri="urn:schemas-microsoft-com:office:smarttags" w:element="place">
                    <w:smartTag w:uri="urn:schemas-microsoft-com:office:smarttags" w:element="country-region">
                      <w:r>
                        <w:rPr>
                          <w:rFonts w:eastAsia="MS Mincho"/>
                        </w:rPr>
                        <w:t>United States</w:t>
                      </w:r>
                    </w:smartTag>
                  </w:smartTag>
                  <w:r>
                    <w:rPr>
                      <w:rFonts w:eastAsia="MS Mincho"/>
                    </w:rPr>
                    <w:t>.</w:t>
                  </w:r>
                </w:p>
                <w:p w:rsidR="00EC4D85" w:rsidRDefault="00EC4D85" w:rsidP="009B3D0D">
                  <w:pPr>
                    <w:pStyle w:val="PlainText"/>
                    <w:rPr>
                      <w:rFonts w:eastAsia="MS Mincho"/>
                    </w:rPr>
                  </w:pPr>
                  <w:r>
                    <w:rPr>
                      <w:rFonts w:eastAsia="MS Mincho"/>
                    </w:rPr>
                    <w:t xml:space="preserve">  700 1   O'Connor, Daniel E., </w:t>
                  </w:r>
                  <w:r w:rsidR="009B3D0D">
                    <w:rPr>
                      <w:rFonts w:eastAsia="MS Mincho"/>
                    </w:rPr>
                    <w:t>$</w:t>
                  </w:r>
                  <w:r>
                    <w:rPr>
                      <w:rFonts w:eastAsia="MS Mincho"/>
                    </w:rPr>
                    <w:t>d</w:t>
                  </w:r>
                  <w:r w:rsidR="009B3D0D">
                    <w:rPr>
                      <w:rFonts w:eastAsia="MS Mincho"/>
                    </w:rPr>
                    <w:t xml:space="preserve"> </w:t>
                  </w:r>
                  <w:r>
                    <w:rPr>
                      <w:rFonts w:eastAsia="MS Mincho"/>
                    </w:rPr>
                    <w:t xml:space="preserve">1961-                                                                                              </w:t>
                  </w:r>
                </w:p>
                <w:p w:rsidR="00EC4D85" w:rsidRDefault="00EC4D85" w:rsidP="009B3D0D">
                  <w:pPr>
                    <w:ind w:left="1260" w:hanging="1260"/>
                    <w:rPr>
                      <w:ins w:id="108" w:author="vbross" w:date="2011-06-03T18:00:00Z"/>
                      <w:rFonts w:ascii="Courier New" w:eastAsia="MS Mincho" w:hAnsi="Courier New" w:cs="Courier New"/>
                      <w:sz w:val="20"/>
                    </w:rPr>
                  </w:pPr>
                  <w:r>
                    <w:rPr>
                      <w:rFonts w:ascii="Courier New" w:eastAsia="MS Mincho" w:hAnsi="Courier New" w:cs="Courier New"/>
                      <w:sz w:val="20"/>
                    </w:rPr>
                    <w:t xml:space="preserve">  780 </w:t>
                  </w:r>
                  <w:proofErr w:type="gramStart"/>
                  <w:r>
                    <w:rPr>
                      <w:rFonts w:ascii="Courier New" w:eastAsia="MS Mincho" w:hAnsi="Courier New" w:cs="Courier New"/>
                      <w:sz w:val="20"/>
                    </w:rPr>
                    <w:t>00  O'Connor</w:t>
                  </w:r>
                  <w:proofErr w:type="gramEnd"/>
                  <w:r>
                    <w:rPr>
                      <w:rFonts w:ascii="Courier New" w:eastAsia="MS Mincho" w:hAnsi="Courier New" w:cs="Courier New"/>
                      <w:sz w:val="20"/>
                    </w:rPr>
                    <w:t xml:space="preserve">, Daniel E., </w:t>
                  </w:r>
                  <w:r w:rsidR="009B3D0D">
                    <w:rPr>
                      <w:rFonts w:eastAsia="MS Mincho"/>
                    </w:rPr>
                    <w:t>$</w:t>
                  </w:r>
                  <w:r>
                    <w:rPr>
                      <w:rFonts w:ascii="Courier New" w:eastAsia="MS Mincho" w:hAnsi="Courier New" w:cs="Courier New"/>
                      <w:sz w:val="20"/>
                    </w:rPr>
                    <w:t>d</w:t>
                  </w:r>
                  <w:r w:rsidR="009B3D0D">
                    <w:rPr>
                      <w:rFonts w:ascii="Courier New" w:eastAsia="MS Mincho" w:hAnsi="Courier New" w:cs="Courier New"/>
                      <w:sz w:val="20"/>
                    </w:rPr>
                    <w:t xml:space="preserve"> </w:t>
                  </w:r>
                  <w:r>
                    <w:rPr>
                      <w:rFonts w:ascii="Courier New" w:eastAsia="MS Mincho" w:hAnsi="Courier New" w:cs="Courier New"/>
                      <w:sz w:val="20"/>
                    </w:rPr>
                    <w:t xml:space="preserve">1943- </w:t>
                  </w:r>
                  <w:r w:rsidR="009B3D0D" w:rsidRPr="009B3D0D">
                    <w:rPr>
                      <w:rFonts w:ascii="Courier New" w:eastAsia="MS Mincho" w:hAnsi="Courier New" w:cs="Courier New"/>
                      <w:sz w:val="20"/>
                    </w:rPr>
                    <w:t>$</w:t>
                  </w:r>
                  <w:r>
                    <w:rPr>
                      <w:rFonts w:ascii="Courier New" w:eastAsia="MS Mincho" w:hAnsi="Courier New" w:cs="Courier New"/>
                      <w:sz w:val="20"/>
                    </w:rPr>
                    <w:t>t</w:t>
                  </w:r>
                  <w:r w:rsidR="009B3D0D">
                    <w:rPr>
                      <w:rFonts w:ascii="Courier New" w:eastAsia="MS Mincho" w:hAnsi="Courier New" w:cs="Courier New"/>
                      <w:sz w:val="20"/>
                    </w:rPr>
                    <w:t xml:space="preserve"> </w:t>
                  </w:r>
                  <w:r>
                    <w:rPr>
                      <w:rFonts w:ascii="Courier New" w:eastAsia="MS Mincho" w:hAnsi="Courier New" w:cs="Courier New"/>
                      <w:sz w:val="20"/>
                    </w:rPr>
                    <w:t>Formation and fi</w:t>
                  </w:r>
                  <w:r w:rsidR="009B3D0D">
                    <w:rPr>
                      <w:rFonts w:ascii="Courier New" w:eastAsia="MS Mincho" w:hAnsi="Courier New" w:cs="Courier New"/>
                      <w:sz w:val="20"/>
                    </w:rPr>
                    <w:t xml:space="preserve">nancing of emerging companies. </w:t>
                  </w:r>
                  <w:r w:rsidR="009B3D0D" w:rsidRPr="009B3D0D">
                    <w:rPr>
                      <w:rFonts w:ascii="Courier New" w:eastAsia="MS Mincho" w:hAnsi="Courier New" w:cs="Courier New"/>
                      <w:sz w:val="20"/>
                    </w:rPr>
                    <w:t>$</w:t>
                  </w:r>
                  <w:r>
                    <w:rPr>
                      <w:rFonts w:ascii="Courier New" w:eastAsia="MS Mincho" w:hAnsi="Courier New" w:cs="Courier New"/>
                      <w:sz w:val="20"/>
                    </w:rPr>
                    <w:t>b</w:t>
                  </w:r>
                  <w:r w:rsidR="009B3D0D">
                    <w:rPr>
                      <w:rFonts w:ascii="Courier New" w:eastAsia="MS Mincho" w:hAnsi="Courier New" w:cs="Courier New"/>
                      <w:sz w:val="20"/>
                    </w:rPr>
                    <w:t xml:space="preserve"> </w:t>
                  </w:r>
                  <w:r>
                    <w:rPr>
                      <w:rFonts w:ascii="Courier New" w:eastAsia="MS Mincho" w:hAnsi="Courier New" w:cs="Courier New"/>
                      <w:sz w:val="20"/>
                    </w:rPr>
                    <w:t xml:space="preserve">1st ed. </w:t>
                  </w:r>
                  <w:r w:rsidR="009B3D0D" w:rsidRPr="009B3D0D">
                    <w:rPr>
                      <w:rFonts w:ascii="Courier New" w:eastAsia="MS Mincho" w:hAnsi="Courier New" w:cs="Courier New"/>
                      <w:sz w:val="20"/>
                    </w:rPr>
                    <w:t>$</w:t>
                  </w:r>
                  <w:r>
                    <w:rPr>
                      <w:rFonts w:ascii="Courier New" w:eastAsia="MS Mincho" w:hAnsi="Courier New" w:cs="Courier New"/>
                      <w:sz w:val="20"/>
                    </w:rPr>
                    <w:t>z</w:t>
                  </w:r>
                  <w:r w:rsidR="009B3D0D">
                    <w:rPr>
                      <w:rFonts w:ascii="Courier New" w:eastAsia="MS Mincho" w:hAnsi="Courier New" w:cs="Courier New"/>
                      <w:sz w:val="20"/>
                    </w:rPr>
                    <w:t xml:space="preserve"> </w:t>
                  </w:r>
                  <w:r>
                    <w:rPr>
                      <w:rFonts w:ascii="Courier New" w:eastAsia="MS Mincho" w:hAnsi="Courier New" w:cs="Courier New"/>
                      <w:sz w:val="20"/>
                    </w:rPr>
                    <w:t>1888075767</w:t>
                  </w:r>
                </w:p>
                <w:p w:rsidR="00057820" w:rsidRDefault="00057820" w:rsidP="009B3D0D">
                  <w:pPr>
                    <w:ind w:left="1260" w:hanging="1260"/>
                    <w:rPr>
                      <w:rFonts w:ascii="Courier New" w:hAnsi="Courier New" w:cs="Courier New"/>
                      <w:sz w:val="20"/>
                    </w:rPr>
                  </w:pPr>
                  <w:ins w:id="109" w:author="vbross" w:date="2011-06-03T18:00:00Z">
                    <w:r>
                      <w:rPr>
                        <w:rFonts w:ascii="Courier New" w:eastAsia="MS Mincho" w:hAnsi="Courier New" w:cs="Courier New"/>
                        <w:sz w:val="20"/>
                      </w:rPr>
                      <w:t xml:space="preserve">  830 #0   </w:t>
                    </w:r>
                    <w:r w:rsidRPr="00057820">
                      <w:rPr>
                        <w:rFonts w:ascii="Courier New" w:eastAsia="MS Mincho" w:hAnsi="Courier New" w:cs="Courier New"/>
                        <w:sz w:val="20"/>
                      </w:rPr>
                      <w:t xml:space="preserve">Emerging growth companies </w:t>
                    </w:r>
                    <w:proofErr w:type="gramStart"/>
                    <w:r w:rsidRPr="00057820">
                      <w:rPr>
                        <w:rFonts w:ascii="Courier New" w:eastAsia="MS Mincho" w:hAnsi="Courier New" w:cs="Courier New"/>
                        <w:sz w:val="20"/>
                      </w:rPr>
                      <w:t>series ;</w:t>
                    </w:r>
                    <w:proofErr w:type="gramEnd"/>
                    <w:r w:rsidRPr="00057820">
                      <w:rPr>
                        <w:rFonts w:ascii="Courier New" w:eastAsia="MS Mincho" w:hAnsi="Courier New" w:cs="Courier New"/>
                        <w:sz w:val="20"/>
                      </w:rPr>
                      <w:t xml:space="preserve"> $v v. 1                              </w:t>
                    </w:r>
                  </w:ins>
                </w:p>
              </w:txbxContent>
            </v:textbox>
          </v:shape>
        </w:pict>
      </w:r>
    </w:p>
    <w:p w:rsidR="006D17F0" w:rsidRDefault="006D17F0" w:rsidP="006D17F0">
      <w:pPr>
        <w:pStyle w:val="Header"/>
        <w:tabs>
          <w:tab w:val="clear" w:pos="4320"/>
          <w:tab w:val="clear" w:pos="8640"/>
          <w:tab w:val="left" w:pos="0"/>
          <w:tab w:val="left" w:pos="6555"/>
        </w:tabs>
      </w:pPr>
      <w:r>
        <w:tab/>
      </w: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pStyle w:val="Header"/>
        <w:tabs>
          <w:tab w:val="clear" w:pos="4320"/>
          <w:tab w:val="clear" w:pos="8640"/>
        </w:tabs>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AB5BA9">
      <w:pPr>
        <w:pStyle w:val="Heading2"/>
      </w:pPr>
      <w:r>
        <w:t>Comments:</w:t>
      </w:r>
    </w:p>
    <w:p w:rsidR="006D17F0" w:rsidRDefault="006D17F0" w:rsidP="006D17F0">
      <w:pPr>
        <w:tabs>
          <w:tab w:val="left" w:pos="0"/>
          <w:tab w:val="left" w:pos="1710"/>
        </w:tabs>
        <w:rPr>
          <w:b/>
          <w:bCs/>
        </w:rPr>
      </w:pPr>
    </w:p>
    <w:p w:rsidR="006D17F0" w:rsidRDefault="006D17F0" w:rsidP="006D17F0">
      <w:pPr>
        <w:rPr>
          <w:rFonts w:eastAsia="MS Mincho"/>
        </w:rPr>
      </w:pPr>
      <w:r>
        <w:rPr>
          <w:rFonts w:eastAsia="MS Mincho"/>
        </w:rPr>
        <w:t>This record illustrates an updating loose-leaf with accompanying material.</w:t>
      </w:r>
    </w:p>
    <w:p w:rsidR="006D17F0" w:rsidRDefault="006D17F0" w:rsidP="00AB5BA9">
      <w:pPr>
        <w:pStyle w:val="Heading2"/>
      </w:pPr>
      <w:r>
        <w:rPr>
          <w:rFonts w:eastAsia="MS Mincho"/>
        </w:rPr>
        <w:br w:type="page"/>
      </w:r>
      <w:r w:rsidRPr="005A5F40">
        <w:lastRenderedPageBreak/>
        <w:t>Figure 13a:</w:t>
      </w:r>
      <w:r>
        <w:rPr>
          <w:b/>
          <w:bCs/>
        </w:rPr>
        <w:t xml:space="preserve"> </w:t>
      </w:r>
      <w:r>
        <w:t>Updating loose-leaf—with transfer binder</w:t>
      </w:r>
    </w:p>
    <w:p w:rsidR="006D17F0" w:rsidRDefault="006D17F0" w:rsidP="006D17F0">
      <w:pPr>
        <w:ind w:left="720" w:firstLine="720"/>
      </w:pPr>
    </w:p>
    <w:p w:rsidR="006D17F0" w:rsidRDefault="00253728" w:rsidP="006D17F0">
      <w:pPr>
        <w:tabs>
          <w:tab w:val="left" w:pos="0"/>
        </w:tabs>
      </w:pPr>
      <w:r>
        <w:object w:dxaOrig="6089" w:dyaOrig="10109">
          <v:shape id="_x0000_i1068" type="#_x0000_t75" alt="Scan of: Bankruptcy Law Reporte, in three volumes, CCH Editorial Staff Publication, CCH, Inc." style="width:304.5pt;height:505.5pt" o:ole="">
            <v:imagedata r:id="rId32" o:title=""/>
          </v:shape>
          <o:OLEObject Type="Embed" ProgID="MSPhotoEd.3" ShapeID="_x0000_i1068" DrawAspect="Content" ObjectID="_1368629426" r:id="rId33"/>
        </w:object>
      </w:r>
    </w:p>
    <w:p w:rsidR="006D17F0" w:rsidRDefault="006D17F0" w:rsidP="006D17F0"/>
    <w:p w:rsidR="006D17F0" w:rsidRDefault="006D17F0" w:rsidP="00AB5BA9">
      <w:pPr>
        <w:pStyle w:val="Heading2"/>
      </w:pPr>
      <w:r>
        <w:br w:type="page"/>
      </w:r>
      <w:r w:rsidRPr="005A5F40">
        <w:lastRenderedPageBreak/>
        <w:t>Figure 13b:</w:t>
      </w:r>
      <w:r>
        <w:rPr>
          <w:b/>
          <w:bCs/>
        </w:rPr>
        <w:t xml:space="preserve"> </w:t>
      </w:r>
      <w:r>
        <w:t>Updating loose-leaf—with transfer binder cont’d</w:t>
      </w:r>
    </w:p>
    <w:p w:rsidR="006D17F0" w:rsidRDefault="006D17F0" w:rsidP="006D17F0"/>
    <w:p w:rsidR="006D17F0" w:rsidRDefault="006D17F0" w:rsidP="006D17F0">
      <w:pPr>
        <w:tabs>
          <w:tab w:val="left" w:pos="0"/>
        </w:tabs>
      </w:pPr>
      <w:r>
        <w:tab/>
      </w:r>
      <w:r w:rsidR="00253728">
        <w:object w:dxaOrig="5881" w:dyaOrig="10814">
          <v:shape id="_x0000_i1069" type="#_x0000_t75" alt="Scan of: Bankruptcy Law Reporte, in three volumes, CCH Editorial Staff Publication, CCH, Inc." style="width:294pt;height:540.75pt" o:ole="">
            <v:imagedata r:id="rId34" o:title=""/>
          </v:shape>
          <o:OLEObject Type="Embed" ProgID="MSPhotoEd.3" ShapeID="_x0000_i1069" DrawAspect="Content" ObjectID="_1368629427" r:id="rId35"/>
        </w:object>
      </w:r>
    </w:p>
    <w:p w:rsidR="006D17F0" w:rsidRDefault="006D17F0" w:rsidP="006D17F0"/>
    <w:p w:rsidR="006D17F0" w:rsidRDefault="006D17F0" w:rsidP="00AB5BA9">
      <w:pPr>
        <w:pStyle w:val="Heading2"/>
      </w:pPr>
      <w:r>
        <w:br w:type="page"/>
      </w:r>
      <w:r>
        <w:lastRenderedPageBreak/>
        <w:t>Bibliographic record created for Figure 13 (a and b)</w:t>
      </w:r>
    </w:p>
    <w:p w:rsidR="006D17F0" w:rsidRDefault="006D17F0" w:rsidP="006D17F0">
      <w:pPr>
        <w:pStyle w:val="Header"/>
        <w:tabs>
          <w:tab w:val="clear" w:pos="4320"/>
          <w:tab w:val="clear" w:pos="8640"/>
        </w:tabs>
      </w:pPr>
    </w:p>
    <w:p w:rsidR="006D17F0" w:rsidRDefault="006D17F0" w:rsidP="006D17F0">
      <w:r>
        <w:rPr>
          <w:noProof/>
          <w:sz w:val="20"/>
        </w:rPr>
        <w:pict>
          <v:shape id="_x0000_s1284" type="#_x0000_t202" style="position:absolute;margin-left:-9pt;margin-top:5.4pt;width:495pt;height:279pt;z-index:251700224">
            <v:textbox style="mso-next-textbox:#_x0000_s1284">
              <w:txbxContent>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Type: a </w:t>
                  </w:r>
                  <w:r>
                    <w:rPr>
                      <w:rFonts w:ascii="Courier New" w:hAnsi="Courier New" w:cs="Courier New"/>
                      <w:color w:val="000000"/>
                      <w:sz w:val="20"/>
                      <w:szCs w:val="48"/>
                    </w:rPr>
                    <w:tab/>
                  </w:r>
                  <w:proofErr w:type="spellStart"/>
                  <w:r>
                    <w:rPr>
                      <w:rFonts w:ascii="Courier New" w:hAnsi="Courier New" w:cs="Courier New"/>
                      <w:color w:val="000000"/>
                      <w:sz w:val="20"/>
                      <w:szCs w:val="48"/>
                    </w:rPr>
                    <w:t>ELvl</w:t>
                  </w:r>
                  <w:proofErr w:type="spellEnd"/>
                  <w:r>
                    <w:rPr>
                      <w:rFonts w:ascii="Courier New" w:hAnsi="Courier New" w:cs="Courier New"/>
                      <w:color w:val="000000"/>
                      <w:sz w:val="20"/>
                      <w:szCs w:val="48"/>
                    </w:rPr>
                    <w:t xml:space="preserve">: I </w:t>
                  </w:r>
                  <w:r>
                    <w:rPr>
                      <w:rFonts w:ascii="Courier New" w:hAnsi="Courier New" w:cs="Courier New"/>
                      <w:color w:val="000000"/>
                      <w:sz w:val="20"/>
                      <w:szCs w:val="48"/>
                    </w:rPr>
                    <w:tab/>
                  </w:r>
                  <w:proofErr w:type="spellStart"/>
                  <w:r>
                    <w:rPr>
                      <w:rFonts w:ascii="Courier New" w:hAnsi="Courier New" w:cs="Courier New"/>
                      <w:color w:val="000000"/>
                      <w:sz w:val="20"/>
                      <w:szCs w:val="48"/>
                    </w:rPr>
                    <w:t>Srce</w:t>
                  </w:r>
                  <w:proofErr w:type="spellEnd"/>
                  <w:r>
                    <w:rPr>
                      <w:rFonts w:ascii="Courier New" w:hAnsi="Courier New" w:cs="Courier New"/>
                      <w:color w:val="000000"/>
                      <w:sz w:val="20"/>
                      <w:szCs w:val="48"/>
                    </w:rPr>
                    <w:t xml:space="preserve">: d </w:t>
                  </w:r>
                  <w:r>
                    <w:rPr>
                      <w:rFonts w:ascii="Courier New" w:hAnsi="Courier New" w:cs="Courier New"/>
                      <w:color w:val="000000"/>
                      <w:sz w:val="20"/>
                      <w:szCs w:val="48"/>
                    </w:rPr>
                    <w:tab/>
                  </w:r>
                  <w:proofErr w:type="spellStart"/>
                  <w:r>
                    <w:rPr>
                      <w:rFonts w:ascii="Courier New" w:hAnsi="Courier New" w:cs="Courier New"/>
                      <w:color w:val="000000"/>
                      <w:sz w:val="20"/>
                      <w:szCs w:val="48"/>
                    </w:rPr>
                    <w:t>GPub</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Ctrl:</w:t>
                  </w:r>
                  <w:r>
                    <w:rPr>
                      <w:rFonts w:ascii="Courier New" w:hAnsi="Courier New" w:cs="Courier New"/>
                      <w:color w:val="000000"/>
                      <w:sz w:val="20"/>
                      <w:szCs w:val="48"/>
                    </w:rPr>
                    <w:tab/>
                  </w:r>
                  <w:r>
                    <w:rPr>
                      <w:rFonts w:ascii="Courier New" w:hAnsi="Courier New" w:cs="Courier New"/>
                      <w:color w:val="000000"/>
                      <w:sz w:val="20"/>
                      <w:szCs w:val="48"/>
                    </w:rPr>
                    <w:tab/>
                    <w:t>Lang: eng</w:t>
                  </w:r>
                </w:p>
                <w:p w:rsidR="00EC4D85" w:rsidRDefault="00EC4D85" w:rsidP="00A45214">
                  <w:pPr>
                    <w:autoSpaceDE w:val="0"/>
                    <w:autoSpaceDN w:val="0"/>
                    <w:adjustRightInd w:val="0"/>
                    <w:rPr>
                      <w:rFonts w:ascii="Courier New" w:hAnsi="Courier New" w:cs="Courier New"/>
                      <w:color w:val="000000"/>
                      <w:sz w:val="20"/>
                      <w:szCs w:val="48"/>
                    </w:rPr>
                  </w:pPr>
                  <w:proofErr w:type="spellStart"/>
                  <w:r>
                    <w:rPr>
                      <w:rFonts w:ascii="Courier New" w:hAnsi="Courier New" w:cs="Courier New"/>
                      <w:color w:val="000000"/>
                      <w:sz w:val="20"/>
                      <w:szCs w:val="48"/>
                    </w:rPr>
                    <w:t>BLvl</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i</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 xml:space="preserve">Form: </w:t>
                  </w:r>
                  <w:r w:rsidR="00A45214">
                    <w:rPr>
                      <w:rFonts w:ascii="Courier New" w:hAnsi="Courier New" w:cs="Courier New"/>
                      <w:color w:val="000000"/>
                      <w:sz w:val="20"/>
                      <w:szCs w:val="48"/>
                    </w:rPr>
                    <w:t xml:space="preserve"> </w:t>
                  </w:r>
                  <w:r>
                    <w:rPr>
                      <w:rFonts w:ascii="Courier New" w:hAnsi="Courier New" w:cs="Courier New"/>
                      <w:color w:val="000000"/>
                      <w:sz w:val="20"/>
                      <w:szCs w:val="48"/>
                    </w:rPr>
                    <w:tab/>
                    <w:t xml:space="preserve">Conf: </w:t>
                  </w:r>
                  <w:r>
                    <w:rPr>
                      <w:rFonts w:ascii="Courier New" w:hAnsi="Courier New" w:cs="Courier New"/>
                      <w:sz w:val="20"/>
                    </w:rPr>
                    <w:t>■</w:t>
                  </w:r>
                  <w:r>
                    <w:rPr>
                      <w:rFonts w:ascii="Courier New" w:hAnsi="Courier New" w:cs="Courier New"/>
                      <w:color w:val="000000"/>
                      <w:sz w:val="20"/>
                      <w:szCs w:val="48"/>
                    </w:rPr>
                    <w:tab/>
                    <w:t>Freq: s</w:t>
                  </w:r>
                  <w:r>
                    <w:rPr>
                      <w:rFonts w:ascii="Courier New" w:hAnsi="Courier New" w:cs="Courier New"/>
                      <w:sz w:val="20"/>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MRec</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Ctry</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ilu</w:t>
                  </w:r>
                  <w:proofErr w:type="spellEnd"/>
                  <w:r>
                    <w:rPr>
                      <w:rFonts w:ascii="Courier New" w:hAnsi="Courier New" w:cs="Courier New"/>
                      <w:color w:val="000000"/>
                      <w:sz w:val="20"/>
                      <w:szCs w:val="48"/>
                    </w:rPr>
                    <w:t xml:space="preserve"> </w:t>
                  </w:r>
                </w:p>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S/L:  2 </w:t>
                  </w:r>
                  <w:r>
                    <w:rPr>
                      <w:rFonts w:ascii="Courier New" w:hAnsi="Courier New" w:cs="Courier New"/>
                      <w:color w:val="000000"/>
                      <w:sz w:val="20"/>
                      <w:szCs w:val="48"/>
                    </w:rPr>
                    <w:tab/>
                  </w:r>
                  <w:proofErr w:type="spellStart"/>
                  <w:r>
                    <w:rPr>
                      <w:rFonts w:ascii="Courier New" w:hAnsi="Courier New" w:cs="Courier New"/>
                      <w:color w:val="000000"/>
                      <w:sz w:val="20"/>
                      <w:szCs w:val="48"/>
                    </w:rPr>
                    <w:t>Orig</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EntW</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Regl</w:t>
                  </w:r>
                  <w:proofErr w:type="spellEnd"/>
                  <w:r>
                    <w:rPr>
                      <w:rFonts w:ascii="Courier New" w:hAnsi="Courier New" w:cs="Courier New"/>
                      <w:color w:val="000000"/>
                      <w:sz w:val="20"/>
                      <w:szCs w:val="48"/>
                    </w:rPr>
                    <w:t>: r</w:t>
                  </w:r>
                  <w:r>
                    <w:rPr>
                      <w:rFonts w:ascii="Courier New" w:hAnsi="Courier New" w:cs="Courier New"/>
                      <w:color w:val="000000"/>
                      <w:sz w:val="20"/>
                      <w:szCs w:val="48"/>
                    </w:rPr>
                    <w:tab/>
                  </w:r>
                  <w:proofErr w:type="spellStart"/>
                  <w:r>
                    <w:rPr>
                      <w:rFonts w:ascii="Courier New" w:hAnsi="Courier New" w:cs="Courier New"/>
                      <w:color w:val="000000"/>
                      <w:sz w:val="20"/>
                      <w:szCs w:val="48"/>
                    </w:rPr>
                    <w:t>Alph</w:t>
                  </w:r>
                  <w:proofErr w:type="spellEnd"/>
                  <w:r>
                    <w:rPr>
                      <w:rFonts w:ascii="Courier New" w:hAnsi="Courier New" w:cs="Courier New"/>
                      <w:color w:val="000000"/>
                      <w:sz w:val="20"/>
                      <w:szCs w:val="48"/>
                    </w:rPr>
                    <w:t xml:space="preserve">: </w:t>
                  </w:r>
                </w:p>
                <w:p w:rsidR="00EC4D85" w:rsidRDefault="00EC4D85" w:rsidP="00A45214">
                  <w:pPr>
                    <w:pStyle w:val="PlainText"/>
                    <w:rPr>
                      <w:rFonts w:eastAsia="MS Mincho"/>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xml:space="preserve">: </w:t>
                  </w:r>
                  <w:r w:rsidR="00A45214">
                    <w:rPr>
                      <w:color w:val="000000"/>
                      <w:szCs w:val="48"/>
                    </w:rPr>
                    <w:t>l</w:t>
                  </w:r>
                  <w:r>
                    <w:rPr>
                      <w:color w:val="000000"/>
                      <w:szCs w:val="48"/>
                    </w:rPr>
                    <w:tab/>
                    <w:t xml:space="preserve">Cont: </w:t>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1979</w:t>
                  </w:r>
                  <w:proofErr w:type="gramStart"/>
                  <w:r>
                    <w:rPr>
                      <w:color w:val="000000"/>
                      <w:szCs w:val="48"/>
                    </w:rPr>
                    <w:t>,9999</w:t>
                  </w:r>
                  <w:proofErr w:type="gramEnd"/>
                </w:p>
                <w:p w:rsidR="00EC4D85" w:rsidRDefault="00EC4D85" w:rsidP="006D17F0">
                  <w:pPr>
                    <w:pStyle w:val="PlainText"/>
                    <w:rPr>
                      <w:rFonts w:eastAsia="MS Mincho"/>
                    </w:rPr>
                  </w:pPr>
                </w:p>
                <w:p w:rsidR="00057820" w:rsidRDefault="00EC4D85" w:rsidP="006D17F0">
                  <w:pPr>
                    <w:pStyle w:val="PlainText"/>
                    <w:rPr>
                      <w:ins w:id="110" w:author="vbross" w:date="2011-06-03T18:01:00Z"/>
                      <w:rFonts w:eastAsia="MS Mincho"/>
                    </w:rPr>
                  </w:pPr>
                  <w:r>
                    <w:rPr>
                      <w:rFonts w:eastAsia="MS Mincho"/>
                    </w:rPr>
                    <w:t xml:space="preserve">  </w:t>
                  </w:r>
                  <w:ins w:id="111" w:author="vbross" w:date="2011-06-03T18:01:00Z">
                    <w:r w:rsidR="00057820">
                      <w:rPr>
                        <w:rFonts w:eastAsia="MS Mincho"/>
                      </w:rPr>
                      <w:t>010     2007123467</w:t>
                    </w:r>
                  </w:ins>
                </w:p>
                <w:p w:rsidR="00057820" w:rsidRDefault="00057820" w:rsidP="006D17F0">
                  <w:pPr>
                    <w:pStyle w:val="PlainText"/>
                    <w:rPr>
                      <w:ins w:id="112" w:author="vbross" w:date="2011-06-03T18:01:00Z"/>
                      <w:rFonts w:eastAsia="MS Mincho"/>
                    </w:rPr>
                  </w:pPr>
                  <w:ins w:id="113" w:author="vbross" w:date="2011-06-03T18:02:00Z">
                    <w:r>
                      <w:rPr>
                        <w:rFonts w:eastAsia="MS Mincho"/>
                      </w:rPr>
                      <w:t xml:space="preserve">  042     </w:t>
                    </w:r>
                    <w:proofErr w:type="spellStart"/>
                    <w:r>
                      <w:rPr>
                        <w:rFonts w:eastAsia="MS Mincho"/>
                      </w:rPr>
                      <w:t>pcc</w:t>
                    </w:r>
                  </w:ins>
                  <w:proofErr w:type="spellEnd"/>
                </w:p>
                <w:p w:rsidR="00EC4D85" w:rsidRDefault="00057820" w:rsidP="006D17F0">
                  <w:pPr>
                    <w:pStyle w:val="PlainText"/>
                    <w:rPr>
                      <w:rFonts w:eastAsia="MS Mincho"/>
                    </w:rPr>
                  </w:pPr>
                  <w:ins w:id="114" w:author="vbross" w:date="2011-06-03T18:01:00Z">
                    <w:r>
                      <w:rPr>
                        <w:rFonts w:eastAsia="MS Mincho"/>
                      </w:rPr>
                      <w:t xml:space="preserve">  </w:t>
                    </w:r>
                  </w:ins>
                  <w:r w:rsidR="00EC4D85">
                    <w:rPr>
                      <w:rFonts w:eastAsia="MS Mincho"/>
                    </w:rPr>
                    <w:t xml:space="preserve">043     n-us---                                                               </w:t>
                  </w:r>
                </w:p>
                <w:p w:rsidR="00EC4D85" w:rsidRDefault="00EC4D85" w:rsidP="006D17F0">
                  <w:pPr>
                    <w:pStyle w:val="PlainText"/>
                    <w:rPr>
                      <w:rFonts w:eastAsia="MS Mincho"/>
                    </w:rPr>
                  </w:pPr>
                  <w:r>
                    <w:rPr>
                      <w:rFonts w:eastAsia="MS Mincho"/>
                    </w:rPr>
                    <w:t xml:space="preserve">  245 </w:t>
                  </w:r>
                  <w:proofErr w:type="gramStart"/>
                  <w:r>
                    <w:rPr>
                      <w:rFonts w:eastAsia="MS Mincho"/>
                    </w:rPr>
                    <w:t>00  Bankruptcy</w:t>
                  </w:r>
                  <w:proofErr w:type="gramEnd"/>
                  <w:r>
                    <w:rPr>
                      <w:rFonts w:eastAsia="MS Mincho"/>
                    </w:rPr>
                    <w:t xml:space="preserve"> law reporter.                                              </w:t>
                  </w:r>
                </w:p>
                <w:p w:rsidR="00EC4D85" w:rsidRDefault="00EC4D85" w:rsidP="009B3D0D">
                  <w:pPr>
                    <w:pStyle w:val="PlainText"/>
                    <w:rPr>
                      <w:rFonts w:eastAsia="MS Mincho"/>
                    </w:rPr>
                  </w:pPr>
                  <w:r>
                    <w:rPr>
                      <w:rFonts w:eastAsia="MS Mincho"/>
                    </w:rPr>
                    <w:t xml:space="preserve">  260 </w:t>
                  </w:r>
                  <w:r w:rsidR="009B3D0D">
                    <w:rPr>
                      <w:rFonts w:eastAsia="MS Mincho"/>
                    </w:rPr>
                    <w:t>3</w:t>
                  </w:r>
                  <w:r>
                    <w:rPr>
                      <w:rFonts w:eastAsia="MS Mincho"/>
                    </w:rPr>
                    <w:t xml:space="preserve">   Chicago, </w:t>
                  </w:r>
                  <w:smartTag w:uri="urn:schemas-microsoft-com:office:smarttags" w:element="place">
                    <w:smartTag w:uri="urn:schemas-microsoft-com:office:smarttags" w:element="State">
                      <w:r>
                        <w:rPr>
                          <w:rFonts w:eastAsia="MS Mincho"/>
                        </w:rPr>
                        <w:t>Ill</w:t>
                      </w:r>
                      <w:proofErr w:type="gramStart"/>
                      <w:r>
                        <w:rPr>
                          <w:rFonts w:eastAsia="MS Mincho"/>
                        </w:rPr>
                        <w:t>.</w:t>
                      </w:r>
                    </w:smartTag>
                  </w:smartTag>
                  <w:r>
                    <w:rPr>
                      <w:rFonts w:eastAsia="MS Mincho"/>
                    </w:rPr>
                    <w:t xml:space="preserve"> :</w:t>
                  </w:r>
                  <w:proofErr w:type="gramEnd"/>
                  <w:r>
                    <w:rPr>
                      <w:rFonts w:eastAsia="MS Mincho"/>
                    </w:rPr>
                    <w:t xml:space="preserve"> </w:t>
                  </w:r>
                  <w:r w:rsidR="009B3D0D">
                    <w:rPr>
                      <w:rFonts w:eastAsia="MS Mincho"/>
                    </w:rPr>
                    <w:t>$</w:t>
                  </w:r>
                  <w:r>
                    <w:rPr>
                      <w:rFonts w:eastAsia="MS Mincho"/>
                    </w:rPr>
                    <w:t>b</w:t>
                  </w:r>
                  <w:r w:rsidR="009B3D0D">
                    <w:rPr>
                      <w:rFonts w:eastAsia="MS Mincho"/>
                    </w:rPr>
                    <w:t xml:space="preserve"> </w:t>
                  </w:r>
                  <w:r>
                    <w:rPr>
                      <w:rFonts w:eastAsia="MS Mincho"/>
                    </w:rPr>
                    <w:t xml:space="preserve">Commerce Clearing House, </w:t>
                  </w:r>
                  <w:r w:rsidR="009B3D0D">
                    <w:rPr>
                      <w:rFonts w:eastAsia="MS Mincho"/>
                    </w:rPr>
                    <w:t>$</w:t>
                  </w:r>
                  <w:r>
                    <w:rPr>
                      <w:rFonts w:eastAsia="MS Mincho"/>
                    </w:rPr>
                    <w:t>c</w:t>
                  </w:r>
                  <w:r w:rsidR="009B3D0D">
                    <w:rPr>
                      <w:rFonts w:eastAsia="MS Mincho"/>
                    </w:rPr>
                    <w:t xml:space="preserve"> </w:t>
                  </w:r>
                  <w:r>
                    <w:rPr>
                      <w:rFonts w:eastAsia="MS Mincho"/>
                    </w:rPr>
                    <w:t xml:space="preserve">c1979-                     </w:t>
                  </w:r>
                </w:p>
                <w:p w:rsidR="00EC4D85" w:rsidRDefault="00EC4D85" w:rsidP="009B3D0D">
                  <w:pPr>
                    <w:pStyle w:val="PlainText"/>
                    <w:rPr>
                      <w:rFonts w:eastAsia="MS Mincho"/>
                    </w:rPr>
                  </w:pPr>
                  <w:r>
                    <w:rPr>
                      <w:rFonts w:eastAsia="MS Mincho"/>
                    </w:rPr>
                    <w:t xml:space="preserve">  300     v. (loose-leaf), v. (transfer</w:t>
                  </w:r>
                  <w:proofErr w:type="gramStart"/>
                  <w:r>
                    <w:rPr>
                      <w:rFonts w:eastAsia="MS Mincho"/>
                    </w:rPr>
                    <w:t>) ;</w:t>
                  </w:r>
                  <w:proofErr w:type="gramEnd"/>
                  <w:r>
                    <w:rPr>
                      <w:rFonts w:eastAsia="MS Mincho"/>
                    </w:rPr>
                    <w:t xml:space="preserve"> </w:t>
                  </w:r>
                  <w:r w:rsidR="009B3D0D">
                    <w:rPr>
                      <w:rFonts w:eastAsia="MS Mincho"/>
                    </w:rPr>
                    <w:t>$</w:t>
                  </w:r>
                  <w:r>
                    <w:rPr>
                      <w:rFonts w:eastAsia="MS Mincho"/>
                    </w:rPr>
                    <w:t>c</w:t>
                  </w:r>
                  <w:r w:rsidR="009B3D0D">
                    <w:rPr>
                      <w:rFonts w:eastAsia="MS Mincho"/>
                    </w:rPr>
                    <w:t xml:space="preserve"> </w:t>
                  </w:r>
                  <w:r>
                    <w:rPr>
                      <w:rFonts w:eastAsia="MS Mincho"/>
                    </w:rPr>
                    <w:t xml:space="preserve">25 cm. </w:t>
                  </w:r>
                </w:p>
                <w:p w:rsidR="00EC4D85" w:rsidRDefault="00EC4D85" w:rsidP="006D17F0">
                  <w:pPr>
                    <w:pStyle w:val="PlainText"/>
                    <w:rPr>
                      <w:rFonts w:eastAsia="MS Mincho"/>
                    </w:rPr>
                  </w:pPr>
                  <w:r>
                    <w:rPr>
                      <w:rFonts w:eastAsia="MS Mincho"/>
                    </w:rPr>
                    <w:t xml:space="preserve">  310</w:t>
                  </w:r>
                  <w:r>
                    <w:rPr>
                      <w:rFonts w:eastAsia="MS Mincho"/>
                    </w:rPr>
                    <w:tab/>
                    <w:t xml:space="preserve">    Updated semimonthly                                         </w:t>
                  </w:r>
                </w:p>
                <w:p w:rsidR="00EC4D85" w:rsidRDefault="00EC4D85" w:rsidP="006D17F0">
                  <w:pPr>
                    <w:pStyle w:val="PlainText"/>
                    <w:rPr>
                      <w:rFonts w:eastAsia="MS Mincho"/>
                    </w:rPr>
                  </w:pPr>
                  <w:r>
                    <w:rPr>
                      <w:rFonts w:eastAsia="MS Mincho"/>
                    </w:rPr>
                    <w:t xml:space="preserve">  490 1   Topical law reports                                                   </w:t>
                  </w:r>
                </w:p>
                <w:p w:rsidR="00EC4D85" w:rsidRDefault="00EC4D85" w:rsidP="006D17F0">
                  <w:pPr>
                    <w:pStyle w:val="PlainText"/>
                    <w:rPr>
                      <w:rFonts w:eastAsia="MS Mincho"/>
                    </w:rPr>
                  </w:pPr>
                  <w:r>
                    <w:rPr>
                      <w:rFonts w:eastAsia="MS Mincho"/>
                    </w:rPr>
                    <w:t xml:space="preserve">  </w:t>
                  </w:r>
                  <w:proofErr w:type="gramStart"/>
                  <w:r>
                    <w:rPr>
                      <w:rFonts w:eastAsia="MS Mincho"/>
                    </w:rPr>
                    <w:t>500     "CCH editorial staff publication."</w:t>
                  </w:r>
                  <w:proofErr w:type="gramEnd"/>
                  <w:r>
                    <w:rPr>
                      <w:rFonts w:eastAsia="MS Mincho"/>
                    </w:rPr>
                    <w:t xml:space="preserve">                                    </w:t>
                  </w:r>
                </w:p>
                <w:p w:rsidR="00EC4D85" w:rsidRDefault="00EC4D85" w:rsidP="006D17F0">
                  <w:pPr>
                    <w:pStyle w:val="PlainText"/>
                    <w:rPr>
                      <w:rFonts w:eastAsia="MS Mincho"/>
                    </w:rPr>
                  </w:pPr>
                  <w:r>
                    <w:rPr>
                      <w:rFonts w:eastAsia="MS Mincho"/>
                    </w:rPr>
                    <w:t xml:space="preserve">  500     Includes indexes.                                                     </w:t>
                  </w:r>
                </w:p>
                <w:p w:rsidR="00EC4D85" w:rsidRDefault="00EC4D85" w:rsidP="006D17F0">
                  <w:pPr>
                    <w:pStyle w:val="PlainText"/>
                    <w:rPr>
                      <w:rFonts w:eastAsia="MS Mincho"/>
                    </w:rPr>
                  </w:pPr>
                  <w:r>
                    <w:rPr>
                      <w:rFonts w:eastAsia="MS Mincho"/>
                    </w:rPr>
                    <w:t xml:space="preserve">  500     Kept up to date by current reports.                                   </w:t>
                  </w:r>
                </w:p>
                <w:p w:rsidR="00EC4D85" w:rsidRDefault="00EC4D85" w:rsidP="006D17F0">
                  <w:pPr>
                    <w:pStyle w:val="PlainText"/>
                    <w:ind w:left="1260" w:hanging="1080"/>
                    <w:rPr>
                      <w:rFonts w:eastAsia="MS Mincho"/>
                    </w:rPr>
                  </w:pPr>
                  <w:r>
                    <w:rPr>
                      <w:rFonts w:eastAsia="MS Mincho"/>
                    </w:rPr>
                    <w:t xml:space="preserve"> 500    Material of a permanent nature is removed from main set and filed in</w:t>
                  </w:r>
                </w:p>
                <w:p w:rsidR="00EC4D85" w:rsidRDefault="00EC4D85" w:rsidP="006D17F0">
                  <w:pPr>
                    <w:pStyle w:val="PlainText"/>
                    <w:rPr>
                      <w:rFonts w:eastAsia="MS Mincho"/>
                    </w:rPr>
                  </w:pPr>
                  <w:r>
                    <w:rPr>
                      <w:rFonts w:eastAsia="MS Mincho"/>
                    </w:rPr>
                    <w:t xml:space="preserve">          </w:t>
                  </w:r>
                  <w:proofErr w:type="gramStart"/>
                  <w:r>
                    <w:rPr>
                      <w:rFonts w:eastAsia="MS Mincho"/>
                    </w:rPr>
                    <w:t>transfer</w:t>
                  </w:r>
                  <w:proofErr w:type="gramEnd"/>
                  <w:r>
                    <w:rPr>
                      <w:rFonts w:eastAsia="MS Mincho"/>
                    </w:rPr>
                    <w:t xml:space="preserve"> binders with title: Decisions.                                                                                 </w:t>
                  </w:r>
                </w:p>
                <w:p w:rsidR="00EC4D85" w:rsidRDefault="00EC4D85" w:rsidP="009B3D0D">
                  <w:pPr>
                    <w:pStyle w:val="PlainText"/>
                    <w:rPr>
                      <w:rFonts w:eastAsia="MS Mincho"/>
                    </w:rPr>
                  </w:pPr>
                  <w:r>
                    <w:rPr>
                      <w:rFonts w:eastAsia="MS Mincho"/>
                    </w:rPr>
                    <w:t xml:space="preserve">  </w:t>
                  </w:r>
                  <w:proofErr w:type="gramStart"/>
                  <w:r>
                    <w:rPr>
                      <w:rFonts w:eastAsia="MS Mincho"/>
                    </w:rPr>
                    <w:t>650  0</w:t>
                  </w:r>
                  <w:proofErr w:type="gramEnd"/>
                  <w:r>
                    <w:rPr>
                      <w:rFonts w:eastAsia="MS Mincho"/>
                    </w:rPr>
                    <w:t xml:space="preserve">  Bankruptcy </w:t>
                  </w:r>
                  <w:r w:rsidR="009B3D0D">
                    <w:rPr>
                      <w:rFonts w:eastAsia="MS Mincho"/>
                    </w:rPr>
                    <w:t>$</w:t>
                  </w:r>
                  <w:r>
                    <w:rPr>
                      <w:rFonts w:eastAsia="MS Mincho"/>
                    </w:rPr>
                    <w:t>z</w:t>
                  </w:r>
                  <w:r w:rsidR="009B3D0D">
                    <w:rPr>
                      <w:rFonts w:eastAsia="MS Mincho"/>
                    </w:rPr>
                    <w:t xml:space="preserve"> </w:t>
                  </w:r>
                  <w:smartTag w:uri="urn:schemas-microsoft-com:office:smarttags" w:element="place">
                    <w:smartTag w:uri="urn:schemas-microsoft-com:office:smarttags" w:element="country-region">
                      <w:r>
                        <w:rPr>
                          <w:rFonts w:eastAsia="MS Mincho"/>
                        </w:rPr>
                        <w:t>United States</w:t>
                      </w:r>
                    </w:smartTag>
                  </w:smartTag>
                  <w:r>
                    <w:rPr>
                      <w:rFonts w:eastAsia="MS Mincho"/>
                    </w:rPr>
                    <w:t xml:space="preserve">.                                            </w:t>
                  </w:r>
                </w:p>
                <w:p w:rsidR="00EC4D85" w:rsidRDefault="00EC4D85" w:rsidP="006D17F0">
                  <w:pPr>
                    <w:pStyle w:val="PlainText"/>
                    <w:rPr>
                      <w:rFonts w:eastAsia="MS Mincho"/>
                    </w:rPr>
                  </w:pPr>
                  <w:r>
                    <w:rPr>
                      <w:rFonts w:eastAsia="MS Mincho"/>
                    </w:rPr>
                    <w:t xml:space="preserve">  </w:t>
                  </w:r>
                  <w:proofErr w:type="gramStart"/>
                  <w:r>
                    <w:rPr>
                      <w:rFonts w:eastAsia="MS Mincho"/>
                    </w:rPr>
                    <w:t>710 2   Commerce Clearing House.</w:t>
                  </w:r>
                  <w:proofErr w:type="gramEnd"/>
                  <w:r>
                    <w:rPr>
                      <w:rFonts w:eastAsia="MS Mincho"/>
                    </w:rPr>
                    <w:t xml:space="preserve"> </w:t>
                  </w:r>
                </w:p>
                <w:p w:rsidR="00EC4D85" w:rsidRDefault="00EC4D85" w:rsidP="006D17F0">
                  <w:pPr>
                    <w:pStyle w:val="PlainText"/>
                    <w:rPr>
                      <w:rFonts w:eastAsia="MS Mincho"/>
                    </w:rPr>
                  </w:pPr>
                  <w:r>
                    <w:rPr>
                      <w:rFonts w:eastAsia="MS Mincho"/>
                    </w:rPr>
                    <w:t xml:space="preserve">  </w:t>
                  </w:r>
                  <w:proofErr w:type="gramStart"/>
                  <w:r>
                    <w:rPr>
                      <w:rFonts w:eastAsia="MS Mincho"/>
                    </w:rPr>
                    <w:t>830  0</w:t>
                  </w:r>
                  <w:proofErr w:type="gramEnd"/>
                  <w:r>
                    <w:rPr>
                      <w:rFonts w:eastAsia="MS Mincho"/>
                    </w:rPr>
                    <w:t xml:space="preserve">  Topical law reports (Commerce Clearing House)      </w:t>
                  </w:r>
                </w:p>
                <w:p w:rsidR="00EC4D85" w:rsidRDefault="00EC4D85" w:rsidP="006D17F0"/>
              </w:txbxContent>
            </v:textbox>
          </v:shape>
        </w:pict>
      </w: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AB5BA9">
      <w:pPr>
        <w:pStyle w:val="Heading2"/>
      </w:pPr>
      <w:r>
        <w:t>Comments:</w:t>
      </w:r>
    </w:p>
    <w:p w:rsidR="006D17F0" w:rsidRDefault="006D17F0" w:rsidP="006D17F0">
      <w:pPr>
        <w:rPr>
          <w:b/>
          <w:bCs/>
        </w:rPr>
      </w:pPr>
    </w:p>
    <w:p w:rsidR="006D17F0" w:rsidRDefault="006D17F0" w:rsidP="006D17F0">
      <w:pPr>
        <w:pStyle w:val="PlainText"/>
        <w:rPr>
          <w:rFonts w:ascii="Times New Roman" w:eastAsia="MS Mincho" w:hAnsi="Times New Roman" w:cs="Times New Roman"/>
          <w:sz w:val="24"/>
        </w:rPr>
      </w:pPr>
      <w:r>
        <w:rPr>
          <w:rFonts w:ascii="Times New Roman" w:eastAsia="MS Mincho" w:hAnsi="Times New Roman" w:cs="Times New Roman"/>
          <w:sz w:val="24"/>
        </w:rPr>
        <w:t xml:space="preserve">This record illustrates the use of the 300 field for indicating that there </w:t>
      </w:r>
      <w:proofErr w:type="gramStart"/>
      <w:r>
        <w:rPr>
          <w:rFonts w:ascii="Times New Roman" w:eastAsia="MS Mincho" w:hAnsi="Times New Roman" w:cs="Times New Roman"/>
          <w:sz w:val="24"/>
        </w:rPr>
        <w:t>are</w:t>
      </w:r>
      <w:proofErr w:type="gramEnd"/>
      <w:r>
        <w:rPr>
          <w:rFonts w:ascii="Times New Roman" w:eastAsia="MS Mincho" w:hAnsi="Times New Roman" w:cs="Times New Roman"/>
          <w:sz w:val="24"/>
        </w:rPr>
        <w:t xml:space="preserve"> transfer binders associated with the resource.  </w:t>
      </w:r>
    </w:p>
    <w:p w:rsidR="006D17F0" w:rsidRDefault="006D17F0" w:rsidP="006D17F0">
      <w:pPr>
        <w:pStyle w:val="PlainText"/>
        <w:rPr>
          <w:rFonts w:ascii="Times New Roman" w:eastAsia="MS Mincho" w:hAnsi="Times New Roman" w:cs="Times New Roman"/>
          <w:sz w:val="24"/>
        </w:rPr>
      </w:pPr>
    </w:p>
    <w:p w:rsidR="006D17F0" w:rsidRDefault="006D17F0" w:rsidP="006D17F0">
      <w:pPr>
        <w:rPr>
          <w:rFonts w:eastAsia="MS Mincho"/>
        </w:rPr>
      </w:pPr>
      <w:r>
        <w:rPr>
          <w:rFonts w:eastAsia="MS Mincho"/>
        </w:rPr>
        <w:t xml:space="preserve">The 310 on this record is also coded in the fixed field.  An alternate wording for the 310 would be “Semimonthly updates”.  </w:t>
      </w:r>
    </w:p>
    <w:p w:rsidR="006D17F0" w:rsidRDefault="006D17F0" w:rsidP="00AB5BA9">
      <w:pPr>
        <w:pStyle w:val="Heading2"/>
      </w:pPr>
      <w:r>
        <w:rPr>
          <w:rFonts w:eastAsia="MS Mincho"/>
        </w:rPr>
        <w:br w:type="page"/>
      </w:r>
      <w:r w:rsidRPr="005A5F40">
        <w:lastRenderedPageBreak/>
        <w:t xml:space="preserve">Figure 14a: </w:t>
      </w:r>
      <w:r>
        <w:t>Updating loose-leaf</w:t>
      </w:r>
    </w:p>
    <w:p w:rsidR="006D17F0" w:rsidRDefault="006D17F0" w:rsidP="006D17F0"/>
    <w:p w:rsidR="006D17F0" w:rsidRDefault="00253728" w:rsidP="006D17F0">
      <w:r>
        <w:object w:dxaOrig="9434" w:dyaOrig="10244">
          <v:shape id="_x0000_i1070" type="#_x0000_t75" alt="Scan updating loose-leaf: Cable television and Other Nonbroadcast Video: Law and Policy by Daniel L. Brenner, Monroe E. Price, Michel I. Meyerson. Volume 1 ..." style="width:468pt;height:507.75pt" o:ole="">
            <v:imagedata r:id="rId36" o:title=""/>
          </v:shape>
          <o:OLEObject Type="Embed" ProgID="MSPhotoEd.3" ShapeID="_x0000_i1070" DrawAspect="Content" ObjectID="_1368629428" r:id="rId37"/>
        </w:object>
      </w:r>
    </w:p>
    <w:p w:rsidR="006D17F0" w:rsidRDefault="006D17F0" w:rsidP="00AB5BA9">
      <w:pPr>
        <w:pStyle w:val="Heading2"/>
      </w:pPr>
      <w:r>
        <w:br w:type="page"/>
      </w:r>
      <w:r w:rsidRPr="005A5F40">
        <w:lastRenderedPageBreak/>
        <w:t>Figure 14b:</w:t>
      </w:r>
      <w:r>
        <w:rPr>
          <w:b/>
          <w:bCs/>
        </w:rPr>
        <w:t xml:space="preserve"> </w:t>
      </w:r>
      <w:r>
        <w:t>Updating loose-leaf cont’d</w:t>
      </w:r>
    </w:p>
    <w:p w:rsidR="006D17F0" w:rsidRDefault="006D17F0" w:rsidP="006D17F0">
      <w:pPr>
        <w:rPr>
          <w:i/>
          <w:iCs/>
        </w:rPr>
      </w:pPr>
    </w:p>
    <w:p w:rsidR="006D17F0" w:rsidRDefault="00253728" w:rsidP="006D17F0">
      <w:r>
        <w:pict>
          <v:shape id="_x0000_i1071" type="#_x0000_t75" alt="Scan continued, copyright, dedication, etc. page from: Cable television and Other Nonbroadcast Video, West Group, many copyright dates listed, earlier publishers listed, release date #16 5/02 listed" style="width:431.25pt;height:387pt" o:bordertopcolor="this" o:borderleftcolor="this" o:borderbottomcolor="this" o:borderrightcolor="this">
            <v:imagedata r:id="rId38" o:title="cablenew2"/>
            <w10:bordertop type="single" width="4"/>
            <w10:borderleft type="single" width="4"/>
            <w10:borderbottom type="single" width="4"/>
            <w10:borderright type="single" width="4"/>
          </v:shape>
        </w:pict>
      </w:r>
    </w:p>
    <w:p w:rsidR="006D17F0" w:rsidRDefault="006D17F0" w:rsidP="00AB5BA9">
      <w:pPr>
        <w:pStyle w:val="Heading2"/>
      </w:pPr>
      <w:r>
        <w:br w:type="page"/>
      </w:r>
      <w:r>
        <w:lastRenderedPageBreak/>
        <w:t>Bibliographic record created for Figure 14 (a and b)</w:t>
      </w:r>
    </w:p>
    <w:p w:rsidR="006D17F0" w:rsidRDefault="006D17F0" w:rsidP="006D17F0">
      <w:r>
        <w:rPr>
          <w:noProof/>
          <w:sz w:val="20"/>
        </w:rPr>
        <w:pict>
          <v:shape id="_x0000_s1287" type="#_x0000_t202" style="position:absolute;margin-left:-18pt;margin-top:10.2pt;width:513pt;height:387pt;z-index:251703296">
            <v:textbox style="mso-next-textbox:#_x0000_s1287">
              <w:txbxContent>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Type: a </w:t>
                  </w:r>
                  <w:r>
                    <w:rPr>
                      <w:rFonts w:ascii="Courier New" w:hAnsi="Courier New" w:cs="Courier New"/>
                      <w:color w:val="000000"/>
                      <w:sz w:val="20"/>
                      <w:szCs w:val="48"/>
                    </w:rPr>
                    <w:tab/>
                  </w:r>
                  <w:proofErr w:type="spellStart"/>
                  <w:r>
                    <w:rPr>
                      <w:rFonts w:ascii="Courier New" w:hAnsi="Courier New" w:cs="Courier New"/>
                      <w:color w:val="000000"/>
                      <w:sz w:val="20"/>
                      <w:szCs w:val="48"/>
                    </w:rPr>
                    <w:t>ELvl</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Srce</w:t>
                  </w:r>
                  <w:proofErr w:type="spellEnd"/>
                  <w:r>
                    <w:rPr>
                      <w:rFonts w:ascii="Courier New" w:hAnsi="Courier New" w:cs="Courier New"/>
                      <w:color w:val="000000"/>
                      <w:sz w:val="20"/>
                      <w:szCs w:val="48"/>
                    </w:rPr>
                    <w:t xml:space="preserve">: d </w:t>
                  </w:r>
                  <w:r>
                    <w:rPr>
                      <w:rFonts w:ascii="Courier New" w:hAnsi="Courier New" w:cs="Courier New"/>
                      <w:color w:val="000000"/>
                      <w:sz w:val="20"/>
                      <w:szCs w:val="48"/>
                    </w:rPr>
                    <w:tab/>
                  </w:r>
                  <w:proofErr w:type="spellStart"/>
                  <w:r>
                    <w:rPr>
                      <w:rFonts w:ascii="Courier New" w:hAnsi="Courier New" w:cs="Courier New"/>
                      <w:color w:val="000000"/>
                      <w:sz w:val="20"/>
                      <w:szCs w:val="48"/>
                    </w:rPr>
                    <w:t>GPub</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Ctrl:</w:t>
                  </w:r>
                  <w:r>
                    <w:rPr>
                      <w:rFonts w:ascii="Courier New" w:hAnsi="Courier New" w:cs="Courier New"/>
                      <w:color w:val="000000"/>
                      <w:sz w:val="20"/>
                      <w:szCs w:val="48"/>
                    </w:rPr>
                    <w:tab/>
                  </w:r>
                  <w:r>
                    <w:rPr>
                      <w:rFonts w:ascii="Courier New" w:hAnsi="Courier New" w:cs="Courier New"/>
                      <w:color w:val="000000"/>
                      <w:sz w:val="20"/>
                      <w:szCs w:val="48"/>
                    </w:rPr>
                    <w:tab/>
                    <w:t>Lang: eng</w:t>
                  </w:r>
                </w:p>
                <w:p w:rsidR="00EC4D85" w:rsidRDefault="00EC4D85" w:rsidP="00A45214">
                  <w:pPr>
                    <w:autoSpaceDE w:val="0"/>
                    <w:autoSpaceDN w:val="0"/>
                    <w:adjustRightInd w:val="0"/>
                    <w:rPr>
                      <w:rFonts w:ascii="Courier New" w:hAnsi="Courier New" w:cs="Courier New"/>
                      <w:color w:val="000000"/>
                      <w:sz w:val="20"/>
                      <w:szCs w:val="48"/>
                    </w:rPr>
                  </w:pPr>
                  <w:proofErr w:type="spellStart"/>
                  <w:r>
                    <w:rPr>
                      <w:rFonts w:ascii="Courier New" w:hAnsi="Courier New" w:cs="Courier New"/>
                      <w:color w:val="000000"/>
                      <w:sz w:val="20"/>
                      <w:szCs w:val="48"/>
                    </w:rPr>
                    <w:t>BLvl</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i</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 xml:space="preserve">Form: </w:t>
                  </w:r>
                  <w:r w:rsidR="00A45214">
                    <w:rPr>
                      <w:rFonts w:ascii="Courier New" w:hAnsi="Courier New" w:cs="Courier New"/>
                      <w:color w:val="000000"/>
                      <w:sz w:val="20"/>
                      <w:szCs w:val="48"/>
                    </w:rPr>
                    <w:t xml:space="preserve"> </w:t>
                  </w:r>
                  <w:r>
                    <w:rPr>
                      <w:rFonts w:ascii="Courier New" w:hAnsi="Courier New" w:cs="Courier New"/>
                      <w:color w:val="000000"/>
                      <w:sz w:val="20"/>
                      <w:szCs w:val="48"/>
                    </w:rPr>
                    <w:tab/>
                    <w:t xml:space="preserve">Conf: </w:t>
                  </w:r>
                  <w:r>
                    <w:rPr>
                      <w:rFonts w:ascii="Courier New" w:hAnsi="Courier New" w:cs="Courier New"/>
                      <w:sz w:val="20"/>
                    </w:rPr>
                    <w:t>■</w:t>
                  </w:r>
                  <w:r>
                    <w:rPr>
                      <w:rFonts w:ascii="Courier New" w:hAnsi="Courier New" w:cs="Courier New"/>
                      <w:color w:val="000000"/>
                      <w:sz w:val="20"/>
                      <w:szCs w:val="48"/>
                    </w:rPr>
                    <w:tab/>
                    <w:t xml:space="preserve">Freq: </w:t>
                  </w:r>
                  <w:r>
                    <w:rPr>
                      <w:rFonts w:ascii="Courier New" w:hAnsi="Courier New" w:cs="Courier New"/>
                      <w:sz w:val="20"/>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MRec</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Ctry</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mnu</w:t>
                  </w:r>
                  <w:proofErr w:type="spellEnd"/>
                  <w:r>
                    <w:rPr>
                      <w:rFonts w:ascii="Courier New" w:hAnsi="Courier New" w:cs="Courier New"/>
                      <w:color w:val="000000"/>
                      <w:sz w:val="20"/>
                      <w:szCs w:val="48"/>
                    </w:rPr>
                    <w:t xml:space="preserve"> </w:t>
                  </w:r>
                </w:p>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S/L:  2 </w:t>
                  </w:r>
                  <w:r>
                    <w:rPr>
                      <w:rFonts w:ascii="Courier New" w:hAnsi="Courier New" w:cs="Courier New"/>
                      <w:color w:val="000000"/>
                      <w:sz w:val="20"/>
                      <w:szCs w:val="48"/>
                    </w:rPr>
                    <w:tab/>
                  </w:r>
                  <w:proofErr w:type="spellStart"/>
                  <w:r>
                    <w:rPr>
                      <w:rFonts w:ascii="Courier New" w:hAnsi="Courier New" w:cs="Courier New"/>
                      <w:color w:val="000000"/>
                      <w:sz w:val="20"/>
                      <w:szCs w:val="48"/>
                    </w:rPr>
                    <w:t>Orig</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EntW</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Regl</w:t>
                  </w:r>
                  <w:proofErr w:type="spellEnd"/>
                  <w:r>
                    <w:rPr>
                      <w:rFonts w:ascii="Courier New" w:hAnsi="Courier New" w:cs="Courier New"/>
                      <w:color w:val="000000"/>
                      <w:sz w:val="20"/>
                      <w:szCs w:val="48"/>
                    </w:rPr>
                    <w:t xml:space="preserve">: </w:t>
                  </w:r>
                  <w:r>
                    <w:rPr>
                      <w:rFonts w:ascii="Courier New" w:hAnsi="Courier New" w:cs="Courier New"/>
                      <w:sz w:val="20"/>
                    </w:rPr>
                    <w:t>■</w:t>
                  </w:r>
                  <w:r>
                    <w:rPr>
                      <w:rFonts w:ascii="Courier New" w:hAnsi="Courier New" w:cs="Courier New"/>
                      <w:color w:val="000000"/>
                      <w:sz w:val="20"/>
                      <w:szCs w:val="48"/>
                    </w:rPr>
                    <w:tab/>
                  </w:r>
                  <w:proofErr w:type="spellStart"/>
                  <w:r>
                    <w:rPr>
                      <w:rFonts w:ascii="Courier New" w:hAnsi="Courier New" w:cs="Courier New"/>
                      <w:color w:val="000000"/>
                      <w:sz w:val="20"/>
                      <w:szCs w:val="48"/>
                    </w:rPr>
                    <w:t>Alph</w:t>
                  </w:r>
                  <w:proofErr w:type="spellEnd"/>
                  <w:r>
                    <w:rPr>
                      <w:rFonts w:ascii="Courier New" w:hAnsi="Courier New" w:cs="Courier New"/>
                      <w:color w:val="000000"/>
                      <w:sz w:val="20"/>
                      <w:szCs w:val="48"/>
                    </w:rPr>
                    <w:t xml:space="preserve">: </w:t>
                  </w:r>
                </w:p>
                <w:p w:rsidR="00EC4D85" w:rsidRDefault="00EC4D85" w:rsidP="00A45214">
                  <w:pPr>
                    <w:pStyle w:val="PlainText"/>
                    <w:rPr>
                      <w:rFonts w:eastAsia="MS Mincho"/>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xml:space="preserve">: </w:t>
                  </w:r>
                  <w:r w:rsidR="00A45214">
                    <w:rPr>
                      <w:color w:val="000000"/>
                      <w:szCs w:val="48"/>
                    </w:rPr>
                    <w:t>l</w:t>
                  </w:r>
                  <w:r>
                    <w:rPr>
                      <w:color w:val="000000"/>
                      <w:szCs w:val="48"/>
                    </w:rPr>
                    <w:tab/>
                    <w:t xml:space="preserve">Cont: </w:t>
                  </w:r>
                  <w:r>
                    <w:rPr>
                      <w:color w:val="000000"/>
                      <w:szCs w:val="48"/>
                    </w:rPr>
                    <w:tab/>
                  </w:r>
                  <w:proofErr w:type="spellStart"/>
                  <w:r>
                    <w:rPr>
                      <w:color w:val="000000"/>
                      <w:szCs w:val="48"/>
                    </w:rPr>
                    <w:t>DtSt</w:t>
                  </w:r>
                  <w:proofErr w:type="spellEnd"/>
                  <w:r>
                    <w:rPr>
                      <w:color w:val="000000"/>
                      <w:szCs w:val="48"/>
                    </w:rPr>
                    <w:t xml:space="preserve">: d </w:t>
                  </w:r>
                  <w:r>
                    <w:rPr>
                      <w:color w:val="000000"/>
                      <w:szCs w:val="48"/>
                    </w:rPr>
                    <w:tab/>
                    <w:t>Dates: 1986</w:t>
                  </w:r>
                  <w:proofErr w:type="gramStart"/>
                  <w:r>
                    <w:rPr>
                      <w:color w:val="000000"/>
                      <w:szCs w:val="48"/>
                    </w:rPr>
                    <w:t>,2002</w:t>
                  </w:r>
                  <w:proofErr w:type="gramEnd"/>
                </w:p>
                <w:p w:rsidR="00EC4D85" w:rsidRDefault="00EC4D85" w:rsidP="006D17F0">
                  <w:pPr>
                    <w:pStyle w:val="PlainText"/>
                    <w:rPr>
                      <w:rFonts w:eastAsia="MS Mincho"/>
                    </w:rPr>
                  </w:pPr>
                </w:p>
                <w:p w:rsidR="00EC4D85" w:rsidRDefault="00EC4D85" w:rsidP="006D17F0">
                  <w:pPr>
                    <w:pStyle w:val="PlainText"/>
                    <w:rPr>
                      <w:rFonts w:eastAsia="MS Mincho"/>
                    </w:rPr>
                  </w:pPr>
                  <w:r>
                    <w:rPr>
                      <w:rFonts w:eastAsia="MS Mincho"/>
                    </w:rPr>
                    <w:t xml:space="preserve">  010     8530946                                                               </w:t>
                  </w:r>
                </w:p>
                <w:p w:rsidR="00EC4D85" w:rsidRDefault="00EC4D85" w:rsidP="006D17F0">
                  <w:pPr>
                    <w:pStyle w:val="PlainText"/>
                    <w:rPr>
                      <w:rFonts w:eastAsia="MS Mincho"/>
                    </w:rPr>
                  </w:pPr>
                  <w:r>
                    <w:rPr>
                      <w:rFonts w:eastAsia="MS Mincho"/>
                    </w:rPr>
                    <w:t xml:space="preserve">  020     0876324898 (loose-leaf)                                               </w:t>
                  </w:r>
                </w:p>
                <w:p w:rsidR="00EC4D85" w:rsidRDefault="00EC4D85" w:rsidP="006D17F0">
                  <w:pPr>
                    <w:pStyle w:val="PlainText"/>
                    <w:rPr>
                      <w:rFonts w:eastAsia="MS Mincho"/>
                    </w:rPr>
                  </w:pPr>
                  <w:r>
                    <w:rPr>
                      <w:rFonts w:eastAsia="MS Mincho"/>
                    </w:rPr>
                    <w:t xml:space="preserve">  040     DLC |</w:t>
                  </w:r>
                  <w:proofErr w:type="spellStart"/>
                  <w:r>
                    <w:rPr>
                      <w:rFonts w:eastAsia="MS Mincho"/>
                    </w:rPr>
                    <w:t>cDLC</w:t>
                  </w:r>
                  <w:proofErr w:type="spellEnd"/>
                  <w:r>
                    <w:rPr>
                      <w:rFonts w:eastAsia="MS Mincho"/>
                    </w:rPr>
                    <w:t xml:space="preserve"> |</w:t>
                  </w:r>
                  <w:proofErr w:type="spellStart"/>
                  <w:r>
                    <w:rPr>
                      <w:rFonts w:eastAsia="MS Mincho"/>
                    </w:rPr>
                    <w:t>dDLC</w:t>
                  </w:r>
                  <w:proofErr w:type="spellEnd"/>
                  <w:r>
                    <w:rPr>
                      <w:rFonts w:eastAsia="MS Mincho"/>
                    </w:rPr>
                    <w:t xml:space="preserve"> |</w:t>
                  </w:r>
                  <w:proofErr w:type="spellStart"/>
                  <w:r>
                    <w:rPr>
                      <w:rFonts w:eastAsia="MS Mincho"/>
                    </w:rPr>
                    <w:t>dCStRLIN</w:t>
                  </w:r>
                  <w:proofErr w:type="spellEnd"/>
                  <w:r>
                    <w:rPr>
                      <w:rFonts w:eastAsia="MS Mincho"/>
                    </w:rPr>
                    <w:t xml:space="preserve">                                                </w:t>
                  </w:r>
                </w:p>
                <w:p w:rsidR="00EC4D85" w:rsidRDefault="00EC4D85" w:rsidP="006D17F0">
                  <w:pPr>
                    <w:pStyle w:val="PlainText"/>
                    <w:rPr>
                      <w:rFonts w:eastAsia="MS Mincho"/>
                    </w:rPr>
                  </w:pPr>
                  <w:r>
                    <w:rPr>
                      <w:rFonts w:eastAsia="MS Mincho"/>
                    </w:rPr>
                    <w:t xml:space="preserve">  043     n-us---                                                               </w:t>
                  </w:r>
                </w:p>
                <w:p w:rsidR="00EC4D85" w:rsidRDefault="00EC4D85" w:rsidP="006D17F0">
                  <w:pPr>
                    <w:pStyle w:val="PlainText"/>
                    <w:rPr>
                      <w:rFonts w:eastAsia="MS Mincho"/>
                    </w:rPr>
                  </w:pPr>
                  <w:r>
                    <w:rPr>
                      <w:rFonts w:eastAsia="MS Mincho"/>
                    </w:rPr>
                    <w:t xml:space="preserve">  050 </w:t>
                  </w:r>
                  <w:proofErr w:type="gramStart"/>
                  <w:r>
                    <w:rPr>
                      <w:rFonts w:eastAsia="MS Mincho"/>
                    </w:rPr>
                    <w:t>00  KF2844</w:t>
                  </w:r>
                  <w:proofErr w:type="gramEnd"/>
                  <w:r>
                    <w:rPr>
                      <w:rFonts w:eastAsia="MS Mincho"/>
                    </w:rPr>
                    <w:t xml:space="preserve"> |b.B74 1986                                                     </w:t>
                  </w:r>
                </w:p>
                <w:p w:rsidR="00EC4D85" w:rsidRDefault="00EC4D85" w:rsidP="006D17F0">
                  <w:pPr>
                    <w:pStyle w:val="PlainText"/>
                    <w:rPr>
                      <w:rFonts w:eastAsia="MS Mincho"/>
                    </w:rPr>
                  </w:pPr>
                  <w:r>
                    <w:rPr>
                      <w:rFonts w:eastAsia="MS Mincho"/>
                    </w:rPr>
                    <w:t xml:space="preserve">  082 </w:t>
                  </w:r>
                  <w:proofErr w:type="gramStart"/>
                  <w:r>
                    <w:rPr>
                      <w:rFonts w:eastAsia="MS Mincho"/>
                    </w:rPr>
                    <w:t>00  343.73</w:t>
                  </w:r>
                  <w:proofErr w:type="gramEnd"/>
                  <w:r>
                    <w:rPr>
                      <w:rFonts w:eastAsia="MS Mincho"/>
                    </w:rPr>
                    <w:t xml:space="preserve">/09946 |a347.3039946 |219                                         </w:t>
                  </w:r>
                </w:p>
                <w:p w:rsidR="00EC4D85" w:rsidRDefault="00EC4D85" w:rsidP="006D17F0">
                  <w:pPr>
                    <w:pStyle w:val="PlainText"/>
                    <w:rPr>
                      <w:rFonts w:eastAsia="MS Mincho"/>
                    </w:rPr>
                  </w:pPr>
                  <w:r>
                    <w:rPr>
                      <w:rFonts w:eastAsia="MS Mincho"/>
                    </w:rPr>
                    <w:t xml:space="preserve">  100 1   Brenner, Daniel L., |d1951-                                            </w:t>
                  </w:r>
                </w:p>
                <w:p w:rsidR="00EC4D85" w:rsidRDefault="00EC4D85" w:rsidP="006D17F0">
                  <w:pPr>
                    <w:pStyle w:val="PlainText"/>
                    <w:ind w:left="1260" w:hanging="1260"/>
                    <w:rPr>
                      <w:rFonts w:eastAsia="MS Mincho"/>
                    </w:rPr>
                  </w:pPr>
                  <w:r>
                    <w:rPr>
                      <w:rFonts w:eastAsia="MS Mincho"/>
                    </w:rPr>
                    <w:t xml:space="preserve">  245 </w:t>
                  </w:r>
                  <w:proofErr w:type="gramStart"/>
                  <w:r>
                    <w:rPr>
                      <w:rFonts w:eastAsia="MS Mincho"/>
                    </w:rPr>
                    <w:t>10  Cable</w:t>
                  </w:r>
                  <w:proofErr w:type="gramEnd"/>
                  <w:r>
                    <w:rPr>
                      <w:rFonts w:eastAsia="MS Mincho"/>
                    </w:rPr>
                    <w:t xml:space="preserve"> television and other </w:t>
                  </w:r>
                  <w:proofErr w:type="spellStart"/>
                  <w:r>
                    <w:rPr>
                      <w:rFonts w:eastAsia="MS Mincho"/>
                    </w:rPr>
                    <w:t>nonbroadcast</w:t>
                  </w:r>
                  <w:proofErr w:type="spellEnd"/>
                  <w:r>
                    <w:rPr>
                      <w:rFonts w:eastAsia="MS Mincho"/>
                    </w:rPr>
                    <w:t xml:space="preserve"> video : |</w:t>
                  </w:r>
                  <w:proofErr w:type="spellStart"/>
                  <w:r>
                    <w:rPr>
                      <w:rFonts w:eastAsia="MS Mincho"/>
                    </w:rPr>
                    <w:t>blaw</w:t>
                  </w:r>
                  <w:proofErr w:type="spellEnd"/>
                  <w:r>
                    <w:rPr>
                      <w:rFonts w:eastAsia="MS Mincho"/>
                    </w:rPr>
                    <w:t xml:space="preserve"> and policy / |</w:t>
                  </w:r>
                  <w:proofErr w:type="spellStart"/>
                  <w:r>
                    <w:rPr>
                      <w:rFonts w:eastAsia="MS Mincho"/>
                    </w:rPr>
                    <w:t>cby</w:t>
                  </w:r>
                  <w:proofErr w:type="spellEnd"/>
                  <w:r>
                    <w:rPr>
                      <w:rFonts w:eastAsia="MS Mincho"/>
                    </w:rPr>
                    <w:t xml:space="preserve"> Daniel L. Brenner, Monroe E. Price,</w:t>
                  </w:r>
                  <w:r>
                    <w:rPr>
                      <w:rFonts w:eastAsia="MS Mincho"/>
                      <w:b/>
                      <w:bCs/>
                    </w:rPr>
                    <w:t xml:space="preserve"> Michael I. </w:t>
                  </w:r>
                  <w:proofErr w:type="spellStart"/>
                  <w:r>
                    <w:rPr>
                      <w:rFonts w:eastAsia="MS Mincho"/>
                      <w:b/>
                      <w:bCs/>
                    </w:rPr>
                    <w:t>Meyerson</w:t>
                  </w:r>
                  <w:proofErr w:type="spellEnd"/>
                  <w:r>
                    <w:rPr>
                      <w:rFonts w:eastAsia="MS Mincho"/>
                      <w:b/>
                      <w:bCs/>
                    </w:rPr>
                    <w:t>.</w:t>
                  </w:r>
                  <w:r>
                    <w:rPr>
                      <w:rFonts w:eastAsia="MS Mincho"/>
                    </w:rPr>
                    <w:t xml:space="preserve">                </w:t>
                  </w:r>
                </w:p>
                <w:p w:rsidR="00EC4D85" w:rsidRDefault="00EC4D85" w:rsidP="000A519A">
                  <w:pPr>
                    <w:pStyle w:val="PlainText"/>
                    <w:rPr>
                      <w:rFonts w:eastAsia="MS Mincho"/>
                    </w:rPr>
                  </w:pPr>
                  <w:r>
                    <w:rPr>
                      <w:rFonts w:eastAsia="MS Mincho"/>
                    </w:rPr>
                    <w:t xml:space="preserve">  260 </w:t>
                  </w:r>
                  <w:r w:rsidR="000A519A">
                    <w:rPr>
                      <w:rFonts w:eastAsia="MS Mincho"/>
                    </w:rPr>
                    <w:t>3</w:t>
                  </w:r>
                  <w:r>
                    <w:rPr>
                      <w:rFonts w:eastAsia="MS Mincho"/>
                    </w:rPr>
                    <w:t xml:space="preserve">   </w:t>
                  </w:r>
                  <w:smartTag w:uri="urn:schemas-microsoft-com:office:smarttags" w:element="City">
                    <w:r>
                      <w:rPr>
                        <w:rFonts w:eastAsia="MS Mincho"/>
                        <w:b/>
                        <w:bCs/>
                      </w:rPr>
                      <w:t>St. Paul</w:t>
                    </w:r>
                  </w:smartTag>
                  <w:r>
                    <w:rPr>
                      <w:rFonts w:eastAsia="MS Mincho"/>
                      <w:b/>
                      <w:bCs/>
                    </w:rPr>
                    <w:t xml:space="preserve">, </w:t>
                  </w:r>
                  <w:smartTag w:uri="urn:schemas-microsoft-com:office:smarttags" w:element="place">
                    <w:smartTag w:uri="urn:schemas-microsoft-com:office:smarttags" w:element="State">
                      <w:r>
                        <w:rPr>
                          <w:rFonts w:eastAsia="MS Mincho"/>
                          <w:b/>
                          <w:bCs/>
                        </w:rPr>
                        <w:t>Minn</w:t>
                      </w:r>
                      <w:proofErr w:type="gramStart"/>
                      <w:r>
                        <w:rPr>
                          <w:rFonts w:eastAsia="MS Mincho"/>
                          <w:b/>
                          <w:bCs/>
                        </w:rPr>
                        <w:t>.</w:t>
                      </w:r>
                    </w:smartTag>
                  </w:smartTag>
                  <w:r>
                    <w:rPr>
                      <w:rFonts w:eastAsia="MS Mincho"/>
                      <w:b/>
                      <w:bCs/>
                    </w:rPr>
                    <w:t xml:space="preserve"> :</w:t>
                  </w:r>
                  <w:proofErr w:type="gramEnd"/>
                  <w:r>
                    <w:rPr>
                      <w:rFonts w:eastAsia="MS Mincho"/>
                      <w:b/>
                      <w:bCs/>
                    </w:rPr>
                    <w:t xml:space="preserve"> |</w:t>
                  </w:r>
                  <w:proofErr w:type="spellStart"/>
                  <w:r>
                    <w:rPr>
                      <w:rFonts w:eastAsia="MS Mincho"/>
                      <w:b/>
                      <w:bCs/>
                    </w:rPr>
                    <w:t>bWest</w:t>
                  </w:r>
                  <w:proofErr w:type="spellEnd"/>
                  <w:r>
                    <w:rPr>
                      <w:rFonts w:eastAsia="MS Mincho"/>
                      <w:b/>
                      <w:bCs/>
                    </w:rPr>
                    <w:t xml:space="preserve"> Group</w:t>
                  </w:r>
                  <w:r>
                    <w:rPr>
                      <w:rFonts w:eastAsia="MS Mincho"/>
                    </w:rPr>
                    <w:t>, |c1986-</w:t>
                  </w:r>
                  <w:r>
                    <w:rPr>
                      <w:rFonts w:eastAsia="MS Mincho"/>
                      <w:b/>
                      <w:bCs/>
                    </w:rPr>
                    <w:t>2002.</w:t>
                  </w:r>
                  <w:r>
                    <w:rPr>
                      <w:rFonts w:eastAsia="MS Mincho"/>
                    </w:rPr>
                    <w:t xml:space="preserve">                     </w:t>
                  </w:r>
                </w:p>
                <w:p w:rsidR="00EC4D85" w:rsidRDefault="00EC4D85" w:rsidP="006D17F0">
                  <w:pPr>
                    <w:pStyle w:val="PlainText"/>
                    <w:rPr>
                      <w:rFonts w:eastAsia="MS Mincho"/>
                    </w:rPr>
                  </w:pPr>
                  <w:r>
                    <w:rPr>
                      <w:rFonts w:eastAsia="MS Mincho"/>
                    </w:rPr>
                    <w:t xml:space="preserve">  300     2 v. (loose-leaf</w:t>
                  </w:r>
                  <w:proofErr w:type="gramStart"/>
                  <w:r>
                    <w:rPr>
                      <w:rFonts w:eastAsia="MS Mincho"/>
                    </w:rPr>
                    <w:t>) ;</w:t>
                  </w:r>
                  <w:proofErr w:type="gramEnd"/>
                  <w:r>
                    <w:rPr>
                      <w:rFonts w:eastAsia="MS Mincho"/>
                    </w:rPr>
                    <w:t xml:space="preserve"> |c26 cm.                                           </w:t>
                  </w:r>
                </w:p>
                <w:p w:rsidR="00EC4D85" w:rsidRDefault="00EC4D85" w:rsidP="00AE1B84">
                  <w:pPr>
                    <w:pStyle w:val="PlainText"/>
                    <w:rPr>
                      <w:rFonts w:eastAsia="MS Mincho"/>
                    </w:rPr>
                  </w:pPr>
                  <w:r>
                    <w:rPr>
                      <w:rFonts w:eastAsia="MS Mincho"/>
                    </w:rPr>
                    <w:t xml:space="preserve">  </w:t>
                  </w:r>
                  <w:del w:id="115" w:author="vbross" w:date="2011-06-03T18:02:00Z">
                    <w:r w:rsidDel="00AE1B84">
                      <w:rPr>
                        <w:rFonts w:eastAsia="MS Mincho"/>
                      </w:rPr>
                      <w:delText>440  0</w:delText>
                    </w:r>
                  </w:del>
                  <w:ins w:id="116" w:author="vbross" w:date="2011-06-03T18:02:00Z">
                    <w:r w:rsidR="00AE1B84">
                      <w:rPr>
                        <w:rFonts w:eastAsia="MS Mincho"/>
                      </w:rPr>
                      <w:t xml:space="preserve">490 1 </w:t>
                    </w:r>
                  </w:ins>
                  <w:r>
                    <w:rPr>
                      <w:rFonts w:eastAsia="MS Mincho"/>
                    </w:rPr>
                    <w:t xml:space="preserve">  Entertainment &amp; communications law library                            </w:t>
                  </w:r>
                </w:p>
                <w:p w:rsidR="00EC4D85" w:rsidRDefault="00EC4D85" w:rsidP="006D17F0">
                  <w:pPr>
                    <w:pStyle w:val="PlainText"/>
                    <w:rPr>
                      <w:rFonts w:eastAsia="MS Mincho"/>
                    </w:rPr>
                  </w:pPr>
                  <w:r>
                    <w:rPr>
                      <w:rFonts w:eastAsia="MS Mincho"/>
                    </w:rPr>
                    <w:t xml:space="preserve">  500     </w:t>
                  </w:r>
                  <w:r>
                    <w:rPr>
                      <w:rFonts w:eastAsia="MS Mincho"/>
                      <w:b/>
                      <w:bCs/>
                    </w:rPr>
                    <w:t xml:space="preserve">Authors: Daniel L. Brenner and </w:t>
                  </w:r>
                  <w:smartTag w:uri="urn:schemas-microsoft-com:office:smarttags" w:element="place">
                    <w:smartTag w:uri="urn:schemas-microsoft-com:office:smarttags" w:element="City">
                      <w:r>
                        <w:rPr>
                          <w:rFonts w:eastAsia="MS Mincho"/>
                          <w:b/>
                          <w:bCs/>
                        </w:rPr>
                        <w:t>Monroe</w:t>
                      </w:r>
                    </w:smartTag>
                  </w:smartTag>
                  <w:r>
                    <w:rPr>
                      <w:rFonts w:eastAsia="MS Mincho"/>
                      <w:b/>
                      <w:bCs/>
                    </w:rPr>
                    <w:t xml:space="preserve"> E. Price (1986-   ).</w:t>
                  </w:r>
                  <w:r>
                    <w:rPr>
                      <w:rFonts w:eastAsia="MS Mincho"/>
                    </w:rPr>
                    <w:t xml:space="preserve">            </w:t>
                  </w:r>
                </w:p>
                <w:p w:rsidR="00EC4D85" w:rsidRDefault="00EC4D85" w:rsidP="006D17F0">
                  <w:pPr>
                    <w:pStyle w:val="PlainText"/>
                    <w:ind w:left="1260" w:hanging="1260"/>
                    <w:rPr>
                      <w:rFonts w:eastAsia="MS Mincho"/>
                    </w:rPr>
                  </w:pPr>
                  <w:r>
                    <w:rPr>
                      <w:rFonts w:eastAsia="MS Mincho"/>
                    </w:rPr>
                    <w:t xml:space="preserve">  500     Published: </w:t>
                  </w:r>
                  <w:smartTag w:uri="urn:schemas-microsoft-com:office:smarttags" w:element="State">
                    <w:r>
                      <w:rPr>
                        <w:rFonts w:eastAsia="MS Mincho"/>
                      </w:rPr>
                      <w:t xml:space="preserve">New </w:t>
                    </w:r>
                    <w:proofErr w:type="gramStart"/>
                    <w:r>
                      <w:rPr>
                        <w:rFonts w:eastAsia="MS Mincho"/>
                      </w:rPr>
                      <w:t>York</w:t>
                    </w:r>
                  </w:smartTag>
                  <w:r>
                    <w:rPr>
                      <w:rFonts w:eastAsia="MS Mincho"/>
                    </w:rPr>
                    <w:t xml:space="preserve"> :</w:t>
                  </w:r>
                  <w:proofErr w:type="gramEnd"/>
                  <w:r>
                    <w:rPr>
                      <w:rFonts w:eastAsia="MS Mincho"/>
                    </w:rPr>
                    <w:t xml:space="preserve"> C. Boardman, 1986-1990 ; </w:t>
                  </w:r>
                  <w:smartTag w:uri="urn:schemas-microsoft-com:office:smarttags" w:element="City">
                    <w:r>
                      <w:rPr>
                        <w:rFonts w:eastAsia="MS Mincho"/>
                      </w:rPr>
                      <w:t>Deerfield</w:t>
                    </w:r>
                  </w:smartTag>
                  <w:r>
                    <w:rPr>
                      <w:rFonts w:eastAsia="MS Mincho"/>
                    </w:rPr>
                    <w:t xml:space="preserve">, </w:t>
                  </w:r>
                  <w:smartTag w:uri="urn:schemas-microsoft-com:office:smarttags" w:element="State">
                    <w:r>
                      <w:rPr>
                        <w:rFonts w:eastAsia="MS Mincho"/>
                      </w:rPr>
                      <w:t>IL</w:t>
                    </w:r>
                  </w:smartTag>
                  <w:r>
                    <w:rPr>
                      <w:rFonts w:eastAsia="MS Mincho"/>
                    </w:rPr>
                    <w:t xml:space="preserve"> : Clark Boardman Callaghan, 1991-1997 ; </w:t>
                  </w:r>
                  <w:smartTag w:uri="urn:schemas-microsoft-com:office:smarttags" w:element="place">
                    <w:smartTag w:uri="urn:schemas-microsoft-com:office:smarttags" w:element="City">
                      <w:r>
                        <w:rPr>
                          <w:rFonts w:eastAsia="MS Mincho"/>
                          <w:b/>
                          <w:bCs/>
                        </w:rPr>
                        <w:t>St. Paul</w:t>
                      </w:r>
                    </w:smartTag>
                    <w:r>
                      <w:rPr>
                        <w:rFonts w:eastAsia="MS Mincho"/>
                        <w:b/>
                        <w:bCs/>
                      </w:rPr>
                      <w:t xml:space="preserve">, </w:t>
                    </w:r>
                    <w:smartTag w:uri="urn:schemas-microsoft-com:office:smarttags" w:element="State">
                      <w:r>
                        <w:rPr>
                          <w:rFonts w:eastAsia="MS Mincho"/>
                          <w:b/>
                          <w:bCs/>
                        </w:rPr>
                        <w:t>Minn.</w:t>
                      </w:r>
                    </w:smartTag>
                  </w:smartTag>
                  <w:r>
                    <w:rPr>
                      <w:rFonts w:eastAsia="MS Mincho"/>
                      <w:b/>
                      <w:bCs/>
                    </w:rPr>
                    <w:t xml:space="preserve"> : West Group, 1998-2002.</w:t>
                  </w:r>
                  <w:r>
                    <w:rPr>
                      <w:rFonts w:eastAsia="MS Mincho"/>
                    </w:rPr>
                    <w:t xml:space="preserve"> </w:t>
                  </w:r>
                </w:p>
                <w:p w:rsidR="00EC4D85" w:rsidRDefault="00EC4D85" w:rsidP="006D17F0">
                  <w:pPr>
                    <w:pStyle w:val="PlainText"/>
                    <w:ind w:left="1260" w:hanging="1260"/>
                    <w:rPr>
                      <w:rFonts w:eastAsia="MS Mincho"/>
                      <w:b/>
                      <w:bCs/>
                    </w:rPr>
                  </w:pPr>
                  <w:r>
                    <w:rPr>
                      <w:rFonts w:eastAsia="MS Mincho"/>
                    </w:rPr>
                    <w:t xml:space="preserve">  </w:t>
                  </w:r>
                  <w:r>
                    <w:rPr>
                      <w:rFonts w:eastAsia="MS Mincho"/>
                      <w:b/>
                      <w:bCs/>
                    </w:rPr>
                    <w:t>500</w:t>
                  </w:r>
                  <w:r>
                    <w:rPr>
                      <w:rFonts w:eastAsia="MS Mincho"/>
                      <w:b/>
                      <w:bCs/>
                    </w:rPr>
                    <w:tab/>
                    <w:t>Series title:  Clark Boardman Callaghan entertainment &amp; communications law library, &lt;1986-1998&gt;</w:t>
                  </w:r>
                </w:p>
                <w:p w:rsidR="00EC4D85" w:rsidRDefault="00EC4D85" w:rsidP="006D17F0">
                  <w:pPr>
                    <w:pStyle w:val="PlainText"/>
                    <w:rPr>
                      <w:rFonts w:eastAsia="MS Mincho"/>
                    </w:rPr>
                  </w:pPr>
                  <w:r>
                    <w:rPr>
                      <w:rFonts w:eastAsia="MS Mincho"/>
                    </w:rPr>
                    <w:t xml:space="preserve">  500     Includes index.                                                       </w:t>
                  </w:r>
                </w:p>
                <w:p w:rsidR="00EC4D85" w:rsidRDefault="00EC4D85" w:rsidP="006D17F0">
                  <w:pPr>
                    <w:pStyle w:val="PlainText"/>
                    <w:rPr>
                      <w:rFonts w:eastAsia="MS Mincho"/>
                      <w:b/>
                      <w:bCs/>
                    </w:rPr>
                  </w:pPr>
                  <w:r>
                    <w:rPr>
                      <w:rFonts w:eastAsia="MS Mincho"/>
                    </w:rPr>
                    <w:t xml:space="preserve">  </w:t>
                  </w:r>
                  <w:r>
                    <w:rPr>
                      <w:rFonts w:eastAsia="MS Mincho"/>
                      <w:b/>
                      <w:bCs/>
                    </w:rPr>
                    <w:t xml:space="preserve">500     Description based on: v. 1, </w:t>
                  </w:r>
                  <w:proofErr w:type="spellStart"/>
                  <w:r>
                    <w:rPr>
                      <w:rFonts w:eastAsia="MS Mincho"/>
                      <w:b/>
                      <w:bCs/>
                    </w:rPr>
                    <w:t>t.p</w:t>
                  </w:r>
                  <w:proofErr w:type="spellEnd"/>
                  <w:r>
                    <w:rPr>
                      <w:rFonts w:eastAsia="MS Mincho"/>
                      <w:b/>
                      <w:bCs/>
                    </w:rPr>
                    <w:t xml:space="preserve">., rel. #16, 05/02.                    </w:t>
                  </w:r>
                </w:p>
                <w:p w:rsidR="00EC4D85" w:rsidRDefault="00EC4D85" w:rsidP="006D17F0">
                  <w:pPr>
                    <w:pStyle w:val="PlainText"/>
                    <w:rPr>
                      <w:rFonts w:eastAsia="MS Mincho"/>
                    </w:rPr>
                  </w:pPr>
                  <w:r>
                    <w:rPr>
                      <w:rFonts w:eastAsia="MS Mincho"/>
                    </w:rPr>
                    <w:t xml:space="preserve">  </w:t>
                  </w:r>
                  <w:proofErr w:type="gramStart"/>
                  <w:r>
                    <w:rPr>
                      <w:rFonts w:eastAsia="MS Mincho"/>
                    </w:rPr>
                    <w:t>650  0</w:t>
                  </w:r>
                  <w:proofErr w:type="gramEnd"/>
                  <w:r>
                    <w:rPr>
                      <w:rFonts w:eastAsia="MS Mincho"/>
                    </w:rPr>
                    <w:t xml:space="preserve">  Cable television |</w:t>
                  </w:r>
                  <w:proofErr w:type="spellStart"/>
                  <w:r>
                    <w:rPr>
                      <w:rFonts w:eastAsia="MS Mincho"/>
                    </w:rPr>
                    <w:t>xLaw</w:t>
                  </w:r>
                  <w:proofErr w:type="spellEnd"/>
                  <w:r>
                    <w:rPr>
                      <w:rFonts w:eastAsia="MS Mincho"/>
                    </w:rPr>
                    <w:t xml:space="preserve"> and legislation |</w:t>
                  </w:r>
                  <w:proofErr w:type="spellStart"/>
                  <w:r>
                    <w:rPr>
                      <w:rFonts w:eastAsia="MS Mincho"/>
                    </w:rPr>
                    <w:t>zUnited</w:t>
                  </w:r>
                  <w:proofErr w:type="spellEnd"/>
                  <w:r>
                    <w:rPr>
                      <w:rFonts w:eastAsia="MS Mincho"/>
                    </w:rPr>
                    <w:t xml:space="preserve"> States.                 </w:t>
                  </w:r>
                </w:p>
                <w:p w:rsidR="00EC4D85" w:rsidRDefault="00EC4D85" w:rsidP="006D17F0">
                  <w:pPr>
                    <w:pStyle w:val="PlainText"/>
                    <w:ind w:left="1260" w:hanging="1260"/>
                    <w:rPr>
                      <w:rFonts w:eastAsia="MS Mincho"/>
                    </w:rPr>
                  </w:pPr>
                  <w:r>
                    <w:rPr>
                      <w:rFonts w:eastAsia="MS Mincho"/>
                    </w:rPr>
                    <w:t xml:space="preserve">  </w:t>
                  </w:r>
                  <w:proofErr w:type="gramStart"/>
                  <w:r>
                    <w:rPr>
                      <w:rFonts w:eastAsia="MS Mincho"/>
                    </w:rPr>
                    <w:t>650  0</w:t>
                  </w:r>
                  <w:proofErr w:type="gramEnd"/>
                  <w:r>
                    <w:rPr>
                      <w:rFonts w:eastAsia="MS Mincho"/>
                    </w:rPr>
                    <w:t xml:space="preserve">  Direct broadcast satellite television |</w:t>
                  </w:r>
                  <w:proofErr w:type="spellStart"/>
                  <w:r>
                    <w:rPr>
                      <w:rFonts w:eastAsia="MS Mincho"/>
                    </w:rPr>
                    <w:t>xLaw</w:t>
                  </w:r>
                  <w:proofErr w:type="spellEnd"/>
                  <w:r>
                    <w:rPr>
                      <w:rFonts w:eastAsia="MS Mincho"/>
                    </w:rPr>
                    <w:t xml:space="preserve"> and legislation |</w:t>
                  </w:r>
                  <w:proofErr w:type="spellStart"/>
                  <w:r>
                    <w:rPr>
                      <w:rFonts w:eastAsia="MS Mincho"/>
                    </w:rPr>
                    <w:t>zUnited</w:t>
                  </w:r>
                  <w:proofErr w:type="spellEnd"/>
                  <w:r>
                    <w:rPr>
                      <w:rFonts w:eastAsia="MS Mincho"/>
                    </w:rPr>
                    <w:t xml:space="preserve"> States.                                                                    </w:t>
                  </w:r>
                </w:p>
                <w:p w:rsidR="00EC4D85" w:rsidRDefault="00EC4D85" w:rsidP="006D17F0">
                  <w:pPr>
                    <w:pStyle w:val="PlainText"/>
                    <w:rPr>
                      <w:rFonts w:eastAsia="MS Mincho"/>
                    </w:rPr>
                  </w:pPr>
                  <w:r>
                    <w:rPr>
                      <w:rFonts w:eastAsia="MS Mincho"/>
                    </w:rPr>
                    <w:t xml:space="preserve">  700 1   Price, Monroe Edwin, |d1938-                                           </w:t>
                  </w:r>
                </w:p>
                <w:p w:rsidR="00EC4D85" w:rsidRDefault="00EC4D85" w:rsidP="006D17F0">
                  <w:pPr>
                    <w:pStyle w:val="PlainText"/>
                    <w:rPr>
                      <w:rFonts w:eastAsia="MS Mincho"/>
                    </w:rPr>
                  </w:pPr>
                  <w:r>
                    <w:rPr>
                      <w:rFonts w:eastAsia="MS Mincho"/>
                    </w:rPr>
                    <w:t xml:space="preserve">  </w:t>
                  </w:r>
                  <w:proofErr w:type="gramStart"/>
                  <w:r>
                    <w:rPr>
                      <w:rFonts w:eastAsia="MS Mincho"/>
                    </w:rPr>
                    <w:t xml:space="preserve">700 1   </w:t>
                  </w:r>
                  <w:proofErr w:type="spellStart"/>
                  <w:r>
                    <w:rPr>
                      <w:rFonts w:eastAsia="MS Mincho"/>
                    </w:rPr>
                    <w:t>Meyerson</w:t>
                  </w:r>
                  <w:proofErr w:type="spellEnd"/>
                  <w:r>
                    <w:rPr>
                      <w:rFonts w:eastAsia="MS Mincho"/>
                    </w:rPr>
                    <w:t>, Michael.</w:t>
                  </w:r>
                  <w:proofErr w:type="gramEnd"/>
                  <w:r>
                    <w:rPr>
                      <w:rFonts w:eastAsia="MS Mincho"/>
                    </w:rPr>
                    <w:t xml:space="preserve"> </w:t>
                  </w:r>
                </w:p>
                <w:p w:rsidR="00AE1B84" w:rsidRDefault="00EC4D85" w:rsidP="006D17F0">
                  <w:pPr>
                    <w:pStyle w:val="PlainText"/>
                    <w:ind w:left="1260" w:hanging="1260"/>
                    <w:rPr>
                      <w:ins w:id="117" w:author="vbross" w:date="2011-06-03T18:02:00Z"/>
                      <w:rFonts w:eastAsia="MS Mincho"/>
                      <w:b/>
                      <w:bCs/>
                    </w:rPr>
                  </w:pPr>
                  <w:r>
                    <w:rPr>
                      <w:rFonts w:eastAsia="MS Mincho"/>
                    </w:rPr>
                    <w:t xml:space="preserve">  </w:t>
                  </w:r>
                  <w:r>
                    <w:rPr>
                      <w:rFonts w:eastAsia="MS Mincho"/>
                      <w:b/>
                      <w:bCs/>
                    </w:rPr>
                    <w:t xml:space="preserve">785 </w:t>
                  </w:r>
                  <w:proofErr w:type="gramStart"/>
                  <w:r>
                    <w:rPr>
                      <w:rFonts w:eastAsia="MS Mincho"/>
                      <w:b/>
                      <w:bCs/>
                    </w:rPr>
                    <w:t>00  Brenner</w:t>
                  </w:r>
                  <w:proofErr w:type="gramEnd"/>
                  <w:r>
                    <w:rPr>
                      <w:rFonts w:eastAsia="MS Mincho"/>
                      <w:b/>
                      <w:bCs/>
                    </w:rPr>
                    <w:t xml:space="preserve">, Daniel L., |d1951- |t Cable television and other </w:t>
                  </w:r>
                  <w:proofErr w:type="spellStart"/>
                  <w:r>
                    <w:rPr>
                      <w:rFonts w:eastAsia="MS Mincho"/>
                      <w:b/>
                      <w:bCs/>
                    </w:rPr>
                    <w:t>nonbroadcast</w:t>
                  </w:r>
                  <w:proofErr w:type="spellEnd"/>
                  <w:r>
                    <w:rPr>
                      <w:rFonts w:eastAsia="MS Mincho"/>
                      <w:b/>
                      <w:bCs/>
                    </w:rPr>
                    <w:t xml:space="preserve"> video. |b 2003 </w:t>
                  </w:r>
                  <w:proofErr w:type="gramStart"/>
                  <w:r>
                    <w:rPr>
                      <w:rFonts w:eastAsia="MS Mincho"/>
                      <w:b/>
                      <w:bCs/>
                    </w:rPr>
                    <w:t>ed</w:t>
                  </w:r>
                  <w:proofErr w:type="gramEnd"/>
                  <w:r>
                    <w:rPr>
                      <w:rFonts w:eastAsia="MS Mincho"/>
                      <w:b/>
                      <w:bCs/>
                    </w:rPr>
                    <w:t xml:space="preserve">.     </w:t>
                  </w:r>
                </w:p>
                <w:p w:rsidR="00EC4D85" w:rsidRDefault="00AE1B84" w:rsidP="006D17F0">
                  <w:pPr>
                    <w:pStyle w:val="PlainText"/>
                    <w:ind w:left="1260" w:hanging="1260"/>
                    <w:rPr>
                      <w:rFonts w:eastAsia="MS Mincho"/>
                      <w:b/>
                      <w:bCs/>
                    </w:rPr>
                  </w:pPr>
                  <w:ins w:id="118" w:author="vbross" w:date="2011-06-03T18:02:00Z">
                    <w:r>
                      <w:rPr>
                        <w:rFonts w:eastAsia="MS Mincho"/>
                        <w:b/>
                        <w:bCs/>
                      </w:rPr>
                      <w:t xml:space="preserve">  </w:t>
                    </w:r>
                    <w:proofErr w:type="gramStart"/>
                    <w:r>
                      <w:rPr>
                        <w:rFonts w:eastAsia="MS Mincho"/>
                        <w:b/>
                        <w:bCs/>
                      </w:rPr>
                      <w:t>830  0</w:t>
                    </w:r>
                    <w:proofErr w:type="gramEnd"/>
                    <w:r>
                      <w:rPr>
                        <w:rFonts w:eastAsia="MS Mincho"/>
                        <w:b/>
                        <w:bCs/>
                      </w:rPr>
                      <w:t xml:space="preserve">  </w:t>
                    </w:r>
                  </w:ins>
                  <w:ins w:id="119" w:author="vbross" w:date="2011-06-03T18:03:00Z">
                    <w:r>
                      <w:rPr>
                        <w:rFonts w:eastAsia="MS Mincho"/>
                      </w:rPr>
                      <w:t>Entertainment &amp; communications law library</w:t>
                    </w:r>
                    <w:r>
                      <w:rPr>
                        <w:rFonts w:eastAsia="MS Mincho"/>
                      </w:rPr>
                      <w:t>.</w:t>
                    </w:r>
                  </w:ins>
                  <w:r w:rsidR="00EC4D85">
                    <w:rPr>
                      <w:rFonts w:eastAsia="MS Mincho"/>
                      <w:b/>
                      <w:bCs/>
                    </w:rPr>
                    <w:t xml:space="preserve">                                               </w:t>
                  </w:r>
                </w:p>
                <w:p w:rsidR="00EC4D85" w:rsidRDefault="00EC4D85" w:rsidP="006D17F0">
                  <w:pPr>
                    <w:pStyle w:val="PlainText"/>
                    <w:rPr>
                      <w:rFonts w:eastAsia="MS Mincho"/>
                      <w:b/>
                      <w:bCs/>
                    </w:rPr>
                  </w:pPr>
                  <w:r>
                    <w:rPr>
                      <w:rFonts w:eastAsia="MS Mincho"/>
                    </w:rPr>
                    <w:t xml:space="preserve">  </w:t>
                  </w:r>
                  <w:proofErr w:type="gramStart"/>
                  <w:r>
                    <w:rPr>
                      <w:rFonts w:eastAsia="MS Mincho"/>
                      <w:b/>
                      <w:bCs/>
                    </w:rPr>
                    <w:t>830  0</w:t>
                  </w:r>
                  <w:proofErr w:type="gramEnd"/>
                  <w:r>
                    <w:rPr>
                      <w:rFonts w:eastAsia="MS Mincho"/>
                      <w:b/>
                      <w:bCs/>
                    </w:rPr>
                    <w:t xml:space="preserve">  Clark Boardman Callaghan entertainment &amp; communications law library.  </w:t>
                  </w:r>
                </w:p>
                <w:p w:rsidR="00EC4D85" w:rsidRDefault="00EC4D85" w:rsidP="006D17F0"/>
              </w:txbxContent>
            </v:textbox>
          </v:shape>
        </w:pict>
      </w:r>
    </w:p>
    <w:p w:rsidR="006D17F0" w:rsidRDefault="006D17F0" w:rsidP="006D17F0"/>
    <w:p w:rsidR="006D17F0" w:rsidRDefault="006D17F0" w:rsidP="00AB5BA9">
      <w:pPr>
        <w:pStyle w:val="Heading2"/>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Pr>
        <w:jc w:val="right"/>
      </w:pP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AB5BA9">
      <w:pPr>
        <w:pStyle w:val="Heading2"/>
      </w:pPr>
      <w:r>
        <w:t>Comments:</w:t>
      </w:r>
    </w:p>
    <w:p w:rsidR="006D17F0" w:rsidRDefault="006D17F0" w:rsidP="006D17F0">
      <w:pPr>
        <w:rPr>
          <w:b/>
          <w:bCs/>
        </w:rPr>
      </w:pPr>
    </w:p>
    <w:p w:rsidR="006D17F0" w:rsidRDefault="006D17F0" w:rsidP="006D17F0">
      <w:pPr>
        <w:pStyle w:val="PlainText"/>
        <w:rPr>
          <w:rFonts w:ascii="Times New Roman" w:eastAsia="MS Mincho" w:hAnsi="Times New Roman"/>
          <w:sz w:val="24"/>
        </w:rPr>
      </w:pPr>
      <w:r>
        <w:rPr>
          <w:rFonts w:ascii="Times New Roman" w:eastAsia="MS Mincho" w:hAnsi="Times New Roman"/>
          <w:sz w:val="24"/>
        </w:rPr>
        <w:t xml:space="preserve">This record is the original edition of an updating loose-leaf title updated to reflect release #16 (Figure 14a); it lacks any edition statement.  The next example shows the new edition of this title; the 785 field in record above provides a link to the new record.  </w:t>
      </w:r>
    </w:p>
    <w:p w:rsidR="006D17F0" w:rsidRDefault="006D17F0" w:rsidP="006D17F0">
      <w:pPr>
        <w:pStyle w:val="PlainText"/>
        <w:rPr>
          <w:rFonts w:ascii="Times New Roman" w:eastAsia="MS Mincho" w:hAnsi="Times New Roman"/>
          <w:sz w:val="24"/>
        </w:rPr>
      </w:pPr>
    </w:p>
    <w:p w:rsidR="006D17F0" w:rsidRDefault="006D17F0" w:rsidP="006D17F0">
      <w:pPr>
        <w:pStyle w:val="PlainText"/>
        <w:rPr>
          <w:rFonts w:ascii="Times New Roman" w:eastAsia="MS Mincho" w:hAnsi="Times New Roman"/>
          <w:sz w:val="24"/>
        </w:rPr>
      </w:pPr>
      <w:r>
        <w:rPr>
          <w:rFonts w:ascii="Times New Roman" w:eastAsia="MS Mincho" w:hAnsi="Times New Roman"/>
          <w:sz w:val="24"/>
        </w:rPr>
        <w:t>Note that the basic cataloging reflects previous punctuation practice and need not be changed to reflect new rules.  This record contains examples of notes for changes in author, title and series, as well as a note indicating the release on which the description is based.</w:t>
      </w:r>
    </w:p>
    <w:p w:rsidR="006D17F0" w:rsidRDefault="006D17F0" w:rsidP="00AB5BA9">
      <w:pPr>
        <w:pStyle w:val="Heading2"/>
      </w:pPr>
      <w:r>
        <w:br w:type="page"/>
      </w:r>
      <w:r w:rsidRPr="005A5F40">
        <w:lastRenderedPageBreak/>
        <w:t xml:space="preserve">Figure 15a: </w:t>
      </w:r>
      <w:r>
        <w:t>Updating loose-leaf —new base volume</w:t>
      </w:r>
    </w:p>
    <w:p w:rsidR="006D17F0" w:rsidRDefault="006D17F0" w:rsidP="006D17F0"/>
    <w:p w:rsidR="006D17F0" w:rsidRDefault="00253728" w:rsidP="006D17F0">
      <w:r>
        <w:pict>
          <v:shape id="_x0000_i1072" type="#_x0000_t75" alt="New base volume of:  Cable television and Other Nonbroadcast Video: Law and Policy by Daniel L. Brenner, Monroe E. Price, Michel I. Meyerson. Volume 1 ... [Now pubd by Thomson West]" style="width:414pt;height:531pt" o:bordertopcolor="this" o:borderleftcolor="this" o:borderbottomcolor="this" o:borderrightcolor="this">
            <v:imagedata r:id="rId39" o:title="cableearlier3 fixed smaller" gain="64225f"/>
            <w10:bordertop type="single" width="4"/>
            <w10:borderleft type="single" width="4"/>
            <w10:borderbottom type="single" width="4"/>
            <w10:borderright type="single" width="4"/>
          </v:shape>
        </w:pict>
      </w:r>
    </w:p>
    <w:p w:rsidR="006D17F0" w:rsidRDefault="006D17F0" w:rsidP="00AB5BA9">
      <w:pPr>
        <w:pStyle w:val="Heading2"/>
      </w:pPr>
      <w:r>
        <w:br w:type="page"/>
      </w:r>
      <w:r w:rsidRPr="005A5F40">
        <w:lastRenderedPageBreak/>
        <w:t>Figure 15b:</w:t>
      </w:r>
      <w:r>
        <w:rPr>
          <w:b/>
          <w:bCs/>
        </w:rPr>
        <w:t xml:space="preserve"> </w:t>
      </w:r>
      <w:r>
        <w:t>Updating loose-leaf 2—new base volume cont’d</w:t>
      </w:r>
    </w:p>
    <w:p w:rsidR="006D17F0" w:rsidRDefault="006D17F0" w:rsidP="006D17F0">
      <w:pPr>
        <w:pStyle w:val="Header"/>
        <w:tabs>
          <w:tab w:val="clear" w:pos="4320"/>
          <w:tab w:val="clear" w:pos="8640"/>
        </w:tabs>
        <w:rPr>
          <w:i/>
          <w:iCs/>
        </w:rPr>
      </w:pPr>
    </w:p>
    <w:p w:rsidR="006D17F0" w:rsidRDefault="00253728" w:rsidP="006D17F0">
      <w:pPr>
        <w:pStyle w:val="Header"/>
        <w:tabs>
          <w:tab w:val="clear" w:pos="4320"/>
          <w:tab w:val="clear" w:pos="8640"/>
        </w:tabs>
      </w:pPr>
      <w:r>
        <w:object w:dxaOrig="9404" w:dyaOrig="6524">
          <v:shape id="_x0000_i1073" type="#_x0000_t75" alt="New base volume continued of:  Cable television and Other Nonbroadcast Video: Law and Policy by Daniel L. Brenner, Monroe E. Price, Michel I. Meyerson. Volume 1 ... [Now pubd by Thomson West]" style="width:470.25pt;height:326.25pt" o:ole="">
            <v:imagedata r:id="rId40" o:title=""/>
          </v:shape>
          <o:OLEObject Type="Embed" ProgID="MSPhotoEd.3" ShapeID="_x0000_i1073" DrawAspect="Content" ObjectID="_1368629429" r:id="rId41"/>
        </w:object>
      </w:r>
    </w:p>
    <w:p w:rsidR="006D17F0" w:rsidRPr="00336236" w:rsidRDefault="006D17F0" w:rsidP="00AB5BA9">
      <w:pPr>
        <w:pStyle w:val="Heading2"/>
      </w:pPr>
      <w:r>
        <w:rPr>
          <w:b/>
          <w:bCs/>
        </w:rPr>
        <w:br w:type="page"/>
      </w:r>
      <w:r w:rsidRPr="005A5F40">
        <w:lastRenderedPageBreak/>
        <w:t>Figure 15c:</w:t>
      </w:r>
      <w:r>
        <w:rPr>
          <w:b/>
          <w:bCs/>
        </w:rPr>
        <w:t xml:space="preserve"> </w:t>
      </w:r>
      <w:r>
        <w:t>Updating loose-leaf 2—new base volume cont’d</w:t>
      </w:r>
    </w:p>
    <w:p w:rsidR="006D17F0" w:rsidRDefault="006D17F0" w:rsidP="006D17F0">
      <w:pPr>
        <w:tabs>
          <w:tab w:val="left" w:pos="0"/>
          <w:tab w:val="left" w:pos="930"/>
        </w:tabs>
        <w:rPr>
          <w:i/>
          <w:iCs/>
        </w:rPr>
      </w:pPr>
    </w:p>
    <w:p w:rsidR="006D17F0" w:rsidRDefault="00253728" w:rsidP="006D17F0">
      <w:pPr>
        <w:tabs>
          <w:tab w:val="left" w:pos="0"/>
          <w:tab w:val="left" w:pos="930"/>
        </w:tabs>
      </w:pPr>
      <w:r>
        <w:object w:dxaOrig="9554" w:dyaOrig="6314">
          <v:shape id="_x0000_i1074" type="#_x0000_t75" alt="New base volumecontinued of:  Cable television and Other Nonbroadcast Video: Law and Policy by Daniel L. Brenner, Monroe E. Price, Michel I. Meyerson. Volume 1 ... [Now pubd by Thomson West]" style="width:468pt;height:309pt" o:ole="">
            <v:imagedata r:id="rId42" o:title=""/>
          </v:shape>
          <o:OLEObject Type="Embed" ProgID="MSPhotoEd.3" ShapeID="_x0000_i1074" DrawAspect="Content" ObjectID="_1368629430" r:id="rId43"/>
        </w:object>
      </w:r>
    </w:p>
    <w:p w:rsidR="006D17F0" w:rsidRDefault="006D17F0" w:rsidP="006D17F0"/>
    <w:p w:rsidR="006D17F0" w:rsidRDefault="006D17F0" w:rsidP="006D17F0"/>
    <w:p w:rsidR="006D17F0" w:rsidRDefault="006D17F0" w:rsidP="006D17F0"/>
    <w:p w:rsidR="005A5F40" w:rsidRPr="00E67818" w:rsidRDefault="005A5F40" w:rsidP="00AB5BA9">
      <w:pPr>
        <w:pStyle w:val="Heading2"/>
      </w:pPr>
      <w:r>
        <w:rPr>
          <w:i/>
          <w:bdr w:val="single" w:sz="4" w:space="0" w:color="auto"/>
        </w:rPr>
        <w:br w:type="page"/>
      </w:r>
      <w:r>
        <w:lastRenderedPageBreak/>
        <w:t>Figure 15d: Updating loose-leaf 1—new base volume cont’d</w:t>
      </w:r>
    </w:p>
    <w:p w:rsidR="006D17F0" w:rsidRDefault="006D17F0" w:rsidP="006D17F0">
      <w:pPr>
        <w:pStyle w:val="Header"/>
        <w:tabs>
          <w:tab w:val="clear" w:pos="4320"/>
          <w:tab w:val="clear" w:pos="8640"/>
          <w:tab w:val="left" w:pos="0"/>
        </w:tabs>
        <w:rPr>
          <w:i/>
          <w:iCs/>
          <w:bdr w:val="single" w:sz="4" w:space="0" w:color="auto"/>
        </w:rPr>
      </w:pPr>
    </w:p>
    <w:p w:rsidR="006D17F0" w:rsidRDefault="006D17F0" w:rsidP="006D17F0">
      <w:pPr>
        <w:pStyle w:val="Header"/>
        <w:tabs>
          <w:tab w:val="clear" w:pos="4320"/>
          <w:tab w:val="clear" w:pos="8640"/>
          <w:tab w:val="left" w:pos="0"/>
        </w:tabs>
        <w:rPr>
          <w:i/>
          <w:iCs/>
        </w:rPr>
      </w:pPr>
      <w:r>
        <w:rPr>
          <w:noProof/>
          <w:sz w:val="20"/>
        </w:rPr>
        <w:pict>
          <v:polyline id="_x0000_s1286" alt="Arrow pointing to page example: &quot;Cable Television and other Nonbroadcast video&quot; &quot;Important: Filing Instructions&quot; April 2003 release, Figure 15d" style="position:absolute;z-index:251702272;mso-position-horizontal:absolute;mso-position-vertical:absolute" points="513pt,240.4pt,450.6pt,240.4pt" coordsize="1248,1" filled="f">
            <v:stroke endarrow="block"/>
            <v:path arrowok="t"/>
          </v:polyline>
        </w:pict>
      </w:r>
      <w:r w:rsidR="003F72B1">
        <w:object w:dxaOrig="8821" w:dyaOrig="8761">
          <v:shape id="_x0000_i1075" type="#_x0000_t75" alt="Figure 15d: Updating loose-leaf 1—new base volume cont’d. Title &quot;Cable Television and other Nonbroadcast video&quot; &quot;Important: Filing Instructions&quot; April 2003 release" style="width:441pt;height:438pt" o:ole="">
            <v:imagedata r:id="rId44" o:title=""/>
          </v:shape>
          <o:OLEObject Type="Embed" ProgID="MSPhotoEd.3" ShapeID="_x0000_i1075" DrawAspect="Content" ObjectID="_1368629431" r:id="rId45"/>
        </w:object>
      </w:r>
    </w:p>
    <w:p w:rsidR="006D17F0" w:rsidRDefault="006D17F0" w:rsidP="006D17F0">
      <w:pPr>
        <w:pStyle w:val="Header"/>
        <w:tabs>
          <w:tab w:val="clear" w:pos="4320"/>
          <w:tab w:val="clear" w:pos="8640"/>
          <w:tab w:val="left" w:pos="0"/>
        </w:tabs>
        <w:rPr>
          <w:i/>
          <w:iCs/>
        </w:rPr>
      </w:pPr>
    </w:p>
    <w:p w:rsidR="006D17F0" w:rsidRDefault="006D17F0" w:rsidP="00AB5BA9">
      <w:pPr>
        <w:pStyle w:val="Heading2"/>
      </w:pPr>
      <w:r>
        <w:br w:type="page"/>
      </w:r>
      <w:r>
        <w:lastRenderedPageBreak/>
        <w:t>Bibliographic record created for Figure 15 (a, b, c and d)</w:t>
      </w:r>
    </w:p>
    <w:p w:rsidR="006D17F0" w:rsidRDefault="006D17F0" w:rsidP="006D17F0">
      <w:pPr>
        <w:pStyle w:val="Header"/>
        <w:tabs>
          <w:tab w:val="clear" w:pos="4320"/>
          <w:tab w:val="clear" w:pos="8640"/>
          <w:tab w:val="left" w:pos="0"/>
        </w:tabs>
      </w:pPr>
      <w:r>
        <w:tab/>
      </w:r>
    </w:p>
    <w:p w:rsidR="006D17F0" w:rsidRDefault="006D17F0" w:rsidP="006D17F0">
      <w:pPr>
        <w:pStyle w:val="Header"/>
        <w:tabs>
          <w:tab w:val="clear" w:pos="4320"/>
          <w:tab w:val="clear" w:pos="8640"/>
          <w:tab w:val="left" w:pos="0"/>
        </w:tabs>
      </w:pPr>
      <w:r>
        <w:rPr>
          <w:noProof/>
          <w:sz w:val="20"/>
        </w:rPr>
        <w:pict>
          <v:shape id="_x0000_s1285" type="#_x0000_t202" style="position:absolute;margin-left:-18pt;margin-top:5.4pt;width:7in;height:4in;z-index:251701248">
            <v:textbox style="mso-next-textbox:#_x0000_s1285">
              <w:txbxContent>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Type: a </w:t>
                  </w:r>
                  <w:r>
                    <w:rPr>
                      <w:rFonts w:ascii="Courier New" w:hAnsi="Courier New" w:cs="Courier New"/>
                      <w:color w:val="000000"/>
                      <w:sz w:val="20"/>
                      <w:szCs w:val="48"/>
                    </w:rPr>
                    <w:tab/>
                  </w:r>
                  <w:proofErr w:type="spellStart"/>
                  <w:r>
                    <w:rPr>
                      <w:rFonts w:ascii="Courier New" w:hAnsi="Courier New" w:cs="Courier New"/>
                      <w:color w:val="000000"/>
                      <w:sz w:val="20"/>
                      <w:szCs w:val="48"/>
                    </w:rPr>
                    <w:t>ELvl</w:t>
                  </w:r>
                  <w:proofErr w:type="spellEnd"/>
                  <w:r>
                    <w:rPr>
                      <w:rFonts w:ascii="Courier New" w:hAnsi="Courier New" w:cs="Courier New"/>
                      <w:color w:val="000000"/>
                      <w:sz w:val="20"/>
                      <w:szCs w:val="48"/>
                    </w:rPr>
                    <w:t xml:space="preserve">: I </w:t>
                  </w:r>
                  <w:r>
                    <w:rPr>
                      <w:rFonts w:ascii="Courier New" w:hAnsi="Courier New" w:cs="Courier New"/>
                      <w:color w:val="000000"/>
                      <w:sz w:val="20"/>
                      <w:szCs w:val="48"/>
                    </w:rPr>
                    <w:tab/>
                  </w:r>
                  <w:proofErr w:type="spellStart"/>
                  <w:r>
                    <w:rPr>
                      <w:rFonts w:ascii="Courier New" w:hAnsi="Courier New" w:cs="Courier New"/>
                      <w:color w:val="000000"/>
                      <w:sz w:val="20"/>
                      <w:szCs w:val="48"/>
                    </w:rPr>
                    <w:t>Srce</w:t>
                  </w:r>
                  <w:proofErr w:type="spellEnd"/>
                  <w:r>
                    <w:rPr>
                      <w:rFonts w:ascii="Courier New" w:hAnsi="Courier New" w:cs="Courier New"/>
                      <w:color w:val="000000"/>
                      <w:sz w:val="20"/>
                      <w:szCs w:val="48"/>
                    </w:rPr>
                    <w:t xml:space="preserve">: d </w:t>
                  </w:r>
                  <w:r>
                    <w:rPr>
                      <w:rFonts w:ascii="Courier New" w:hAnsi="Courier New" w:cs="Courier New"/>
                      <w:color w:val="000000"/>
                      <w:sz w:val="20"/>
                      <w:szCs w:val="48"/>
                    </w:rPr>
                    <w:tab/>
                  </w:r>
                  <w:proofErr w:type="spellStart"/>
                  <w:r>
                    <w:rPr>
                      <w:rFonts w:ascii="Courier New" w:hAnsi="Courier New" w:cs="Courier New"/>
                      <w:color w:val="000000"/>
                      <w:sz w:val="20"/>
                      <w:szCs w:val="48"/>
                    </w:rPr>
                    <w:t>GPub</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Ctrl:</w:t>
                  </w:r>
                  <w:r>
                    <w:rPr>
                      <w:rFonts w:ascii="Courier New" w:hAnsi="Courier New" w:cs="Courier New"/>
                      <w:color w:val="000000"/>
                      <w:sz w:val="20"/>
                      <w:szCs w:val="48"/>
                    </w:rPr>
                    <w:tab/>
                  </w:r>
                  <w:r>
                    <w:rPr>
                      <w:rFonts w:ascii="Courier New" w:hAnsi="Courier New" w:cs="Courier New"/>
                      <w:color w:val="000000"/>
                      <w:sz w:val="20"/>
                      <w:szCs w:val="48"/>
                    </w:rPr>
                    <w:tab/>
                    <w:t>Lang: eng</w:t>
                  </w:r>
                </w:p>
                <w:p w:rsidR="00EC4D85" w:rsidRDefault="00EC4D85" w:rsidP="006D17F0">
                  <w:pPr>
                    <w:autoSpaceDE w:val="0"/>
                    <w:autoSpaceDN w:val="0"/>
                    <w:adjustRightInd w:val="0"/>
                    <w:rPr>
                      <w:rFonts w:ascii="Courier New" w:hAnsi="Courier New" w:cs="Courier New"/>
                      <w:color w:val="000000"/>
                      <w:sz w:val="20"/>
                      <w:szCs w:val="48"/>
                    </w:rPr>
                  </w:pPr>
                  <w:proofErr w:type="spellStart"/>
                  <w:r>
                    <w:rPr>
                      <w:rFonts w:ascii="Courier New" w:hAnsi="Courier New" w:cs="Courier New"/>
                      <w:color w:val="000000"/>
                      <w:sz w:val="20"/>
                      <w:szCs w:val="48"/>
                    </w:rPr>
                    <w:t>BLvl</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i</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t>Form: s</w:t>
                  </w:r>
                  <w:r>
                    <w:rPr>
                      <w:rFonts w:ascii="Courier New" w:hAnsi="Courier New" w:cs="Courier New"/>
                      <w:color w:val="000000"/>
                      <w:sz w:val="20"/>
                      <w:szCs w:val="48"/>
                    </w:rPr>
                    <w:tab/>
                    <w:t xml:space="preserve">Conf: </w:t>
                  </w:r>
                  <w:r>
                    <w:rPr>
                      <w:rFonts w:ascii="Courier New" w:hAnsi="Courier New" w:cs="Courier New"/>
                      <w:sz w:val="20"/>
                    </w:rPr>
                    <w:t>■</w:t>
                  </w:r>
                  <w:r>
                    <w:rPr>
                      <w:rFonts w:ascii="Courier New" w:hAnsi="Courier New" w:cs="Courier New"/>
                      <w:color w:val="000000"/>
                      <w:sz w:val="20"/>
                      <w:szCs w:val="48"/>
                    </w:rPr>
                    <w:tab/>
                    <w:t xml:space="preserve">Freq: </w:t>
                  </w:r>
                  <w:r>
                    <w:rPr>
                      <w:rFonts w:ascii="Courier New" w:hAnsi="Courier New" w:cs="Courier New"/>
                      <w:sz w:val="20"/>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MRec</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Ctry</w:t>
                  </w:r>
                  <w:proofErr w:type="spellEnd"/>
                  <w:r>
                    <w:rPr>
                      <w:rFonts w:ascii="Courier New" w:hAnsi="Courier New" w:cs="Courier New"/>
                      <w:color w:val="000000"/>
                      <w:sz w:val="20"/>
                      <w:szCs w:val="48"/>
                    </w:rPr>
                    <w:t xml:space="preserve">: </w:t>
                  </w:r>
                  <w:proofErr w:type="spellStart"/>
                  <w:r>
                    <w:rPr>
                      <w:rFonts w:ascii="Courier New" w:hAnsi="Courier New" w:cs="Courier New"/>
                      <w:color w:val="000000"/>
                      <w:sz w:val="20"/>
                      <w:szCs w:val="48"/>
                    </w:rPr>
                    <w:t>mnu</w:t>
                  </w:r>
                  <w:proofErr w:type="spellEnd"/>
                  <w:r>
                    <w:rPr>
                      <w:rFonts w:ascii="Courier New" w:hAnsi="Courier New" w:cs="Courier New"/>
                      <w:color w:val="000000"/>
                      <w:sz w:val="20"/>
                      <w:szCs w:val="48"/>
                    </w:rPr>
                    <w:t xml:space="preserve"> </w:t>
                  </w:r>
                </w:p>
                <w:p w:rsidR="00EC4D85" w:rsidRDefault="00EC4D85" w:rsidP="006D17F0">
                  <w:pPr>
                    <w:autoSpaceDE w:val="0"/>
                    <w:autoSpaceDN w:val="0"/>
                    <w:adjustRightInd w:val="0"/>
                    <w:rPr>
                      <w:rFonts w:ascii="Courier New" w:hAnsi="Courier New" w:cs="Courier New"/>
                      <w:color w:val="000000"/>
                      <w:sz w:val="20"/>
                      <w:szCs w:val="48"/>
                    </w:rPr>
                  </w:pPr>
                  <w:r>
                    <w:rPr>
                      <w:rFonts w:ascii="Courier New" w:hAnsi="Courier New" w:cs="Courier New"/>
                      <w:color w:val="000000"/>
                      <w:sz w:val="20"/>
                      <w:szCs w:val="48"/>
                    </w:rPr>
                    <w:t xml:space="preserve">S/L:  2 </w:t>
                  </w:r>
                  <w:r>
                    <w:rPr>
                      <w:rFonts w:ascii="Courier New" w:hAnsi="Courier New" w:cs="Courier New"/>
                      <w:color w:val="000000"/>
                      <w:sz w:val="20"/>
                      <w:szCs w:val="48"/>
                    </w:rPr>
                    <w:tab/>
                  </w:r>
                  <w:proofErr w:type="spellStart"/>
                  <w:r>
                    <w:rPr>
                      <w:rFonts w:ascii="Courier New" w:hAnsi="Courier New" w:cs="Courier New"/>
                      <w:color w:val="000000"/>
                      <w:sz w:val="20"/>
                      <w:szCs w:val="48"/>
                    </w:rPr>
                    <w:t>Orig</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EntW</w:t>
                  </w:r>
                  <w:proofErr w:type="spellEnd"/>
                  <w:r>
                    <w:rPr>
                      <w:rFonts w:ascii="Courier New" w:hAnsi="Courier New" w:cs="Courier New"/>
                      <w:color w:val="000000"/>
                      <w:sz w:val="20"/>
                      <w:szCs w:val="48"/>
                    </w:rPr>
                    <w:t xml:space="preserve">: </w:t>
                  </w:r>
                  <w:r>
                    <w:rPr>
                      <w:rFonts w:ascii="Courier New" w:hAnsi="Courier New" w:cs="Courier New"/>
                      <w:color w:val="000000"/>
                      <w:sz w:val="20"/>
                      <w:szCs w:val="48"/>
                    </w:rPr>
                    <w:tab/>
                  </w:r>
                  <w:proofErr w:type="spellStart"/>
                  <w:r>
                    <w:rPr>
                      <w:rFonts w:ascii="Courier New" w:hAnsi="Courier New" w:cs="Courier New"/>
                      <w:color w:val="000000"/>
                      <w:sz w:val="20"/>
                      <w:szCs w:val="48"/>
                    </w:rPr>
                    <w:t>Regl</w:t>
                  </w:r>
                  <w:proofErr w:type="spellEnd"/>
                  <w:r>
                    <w:rPr>
                      <w:rFonts w:ascii="Courier New" w:hAnsi="Courier New" w:cs="Courier New"/>
                      <w:color w:val="000000"/>
                      <w:sz w:val="20"/>
                      <w:szCs w:val="48"/>
                    </w:rPr>
                    <w:t xml:space="preserve">: </w:t>
                  </w:r>
                  <w:r>
                    <w:rPr>
                      <w:rFonts w:ascii="Courier New" w:hAnsi="Courier New" w:cs="Courier New"/>
                      <w:sz w:val="20"/>
                    </w:rPr>
                    <w:t>■</w:t>
                  </w:r>
                  <w:r>
                    <w:rPr>
                      <w:rFonts w:ascii="Courier New" w:hAnsi="Courier New" w:cs="Courier New"/>
                      <w:color w:val="000000"/>
                      <w:sz w:val="20"/>
                      <w:szCs w:val="48"/>
                    </w:rPr>
                    <w:tab/>
                  </w:r>
                  <w:proofErr w:type="spellStart"/>
                  <w:r>
                    <w:rPr>
                      <w:rFonts w:ascii="Courier New" w:hAnsi="Courier New" w:cs="Courier New"/>
                      <w:color w:val="000000"/>
                      <w:sz w:val="20"/>
                      <w:szCs w:val="48"/>
                    </w:rPr>
                    <w:t>Alph</w:t>
                  </w:r>
                  <w:proofErr w:type="spellEnd"/>
                  <w:r>
                    <w:rPr>
                      <w:rFonts w:ascii="Courier New" w:hAnsi="Courier New" w:cs="Courier New"/>
                      <w:color w:val="000000"/>
                      <w:sz w:val="20"/>
                      <w:szCs w:val="48"/>
                    </w:rPr>
                    <w:t xml:space="preserve">: </w:t>
                  </w:r>
                </w:p>
                <w:p w:rsidR="00EC4D85" w:rsidRDefault="00EC4D85" w:rsidP="006D17F0">
                  <w:pPr>
                    <w:pStyle w:val="PlainText"/>
                    <w:rPr>
                      <w:rFonts w:eastAsia="MS Mincho"/>
                    </w:rPr>
                  </w:pPr>
                  <w:proofErr w:type="spellStart"/>
                  <w:r>
                    <w:rPr>
                      <w:color w:val="000000"/>
                      <w:szCs w:val="48"/>
                    </w:rPr>
                    <w:t>Desc</w:t>
                  </w:r>
                  <w:proofErr w:type="spellEnd"/>
                  <w:r>
                    <w:rPr>
                      <w:color w:val="000000"/>
                      <w:szCs w:val="48"/>
                    </w:rPr>
                    <w:t xml:space="preserve">: a </w:t>
                  </w:r>
                  <w:r>
                    <w:rPr>
                      <w:color w:val="000000"/>
                      <w:szCs w:val="48"/>
                    </w:rPr>
                    <w:tab/>
                  </w:r>
                  <w:proofErr w:type="spellStart"/>
                  <w:r>
                    <w:rPr>
                      <w:color w:val="000000"/>
                      <w:szCs w:val="48"/>
                    </w:rPr>
                    <w:t>SrTp</w:t>
                  </w:r>
                  <w:proofErr w:type="spellEnd"/>
                  <w:r>
                    <w:rPr>
                      <w:color w:val="000000"/>
                      <w:szCs w:val="48"/>
                    </w:rPr>
                    <w:t>: d</w:t>
                  </w:r>
                  <w:r>
                    <w:rPr>
                      <w:color w:val="000000"/>
                      <w:szCs w:val="48"/>
                    </w:rPr>
                    <w:tab/>
                    <w:t xml:space="preserve">Cont: </w:t>
                  </w:r>
                  <w:r>
                    <w:rPr>
                      <w:color w:val="000000"/>
                      <w:szCs w:val="48"/>
                    </w:rPr>
                    <w:tab/>
                  </w:r>
                  <w:proofErr w:type="spellStart"/>
                  <w:r>
                    <w:rPr>
                      <w:color w:val="000000"/>
                      <w:szCs w:val="48"/>
                    </w:rPr>
                    <w:t>DtSt</w:t>
                  </w:r>
                  <w:proofErr w:type="spellEnd"/>
                  <w:r>
                    <w:rPr>
                      <w:color w:val="000000"/>
                      <w:szCs w:val="48"/>
                    </w:rPr>
                    <w:t xml:space="preserve">: c </w:t>
                  </w:r>
                  <w:r>
                    <w:rPr>
                      <w:color w:val="000000"/>
                      <w:szCs w:val="48"/>
                    </w:rPr>
                    <w:tab/>
                    <w:t>Dates: 2003</w:t>
                  </w:r>
                  <w:proofErr w:type="gramStart"/>
                  <w:r>
                    <w:rPr>
                      <w:color w:val="000000"/>
                      <w:szCs w:val="48"/>
                    </w:rPr>
                    <w:t>,9999</w:t>
                  </w:r>
                  <w:proofErr w:type="gramEnd"/>
                </w:p>
                <w:p w:rsidR="00EC4D85" w:rsidRDefault="00EC4D85" w:rsidP="006D17F0">
                  <w:pPr>
                    <w:pStyle w:val="PlainText"/>
                    <w:rPr>
                      <w:rFonts w:eastAsia="MS Mincho"/>
                    </w:rPr>
                  </w:pPr>
                </w:p>
                <w:p w:rsidR="00EC4D85" w:rsidRDefault="00EC4D85" w:rsidP="006D17F0">
                  <w:pPr>
                    <w:pStyle w:val="PlainText"/>
                    <w:rPr>
                      <w:rFonts w:eastAsia="MS Mincho"/>
                    </w:rPr>
                  </w:pPr>
                  <w:r>
                    <w:rPr>
                      <w:rFonts w:eastAsia="MS Mincho"/>
                    </w:rPr>
                    <w:t xml:space="preserve">  020     |z 0876324898                                                            </w:t>
                  </w:r>
                </w:p>
                <w:p w:rsidR="00EC4D85" w:rsidRDefault="00EC4D85" w:rsidP="006D17F0">
                  <w:pPr>
                    <w:pStyle w:val="PlainText"/>
                    <w:rPr>
                      <w:rFonts w:eastAsia="MS Mincho"/>
                    </w:rPr>
                  </w:pPr>
                  <w:r>
                    <w:rPr>
                      <w:rFonts w:eastAsia="MS Mincho"/>
                    </w:rPr>
                    <w:t xml:space="preserve">  040     MBS |</w:t>
                  </w:r>
                  <w:proofErr w:type="spellStart"/>
                  <w:r>
                    <w:rPr>
                      <w:rFonts w:eastAsia="MS Mincho"/>
                    </w:rPr>
                    <w:t>cMBS</w:t>
                  </w:r>
                  <w:proofErr w:type="spellEnd"/>
                  <w:r>
                    <w:rPr>
                      <w:rFonts w:eastAsia="MS Mincho"/>
                    </w:rPr>
                    <w:t xml:space="preserve">                                                              </w:t>
                  </w:r>
                </w:p>
                <w:p w:rsidR="00EC4D85" w:rsidRDefault="00EC4D85" w:rsidP="006D17F0">
                  <w:pPr>
                    <w:pStyle w:val="PlainText"/>
                    <w:rPr>
                      <w:rFonts w:eastAsia="MS Mincho"/>
                    </w:rPr>
                  </w:pPr>
                  <w:r>
                    <w:rPr>
                      <w:rFonts w:eastAsia="MS Mincho"/>
                    </w:rPr>
                    <w:t xml:space="preserve">  043     n-us---                                                               </w:t>
                  </w:r>
                </w:p>
                <w:p w:rsidR="00EC4D85" w:rsidRDefault="00EC4D85" w:rsidP="006D17F0">
                  <w:pPr>
                    <w:pStyle w:val="PlainText"/>
                    <w:rPr>
                      <w:rFonts w:eastAsia="MS Mincho"/>
                    </w:rPr>
                  </w:pPr>
                  <w:r>
                    <w:rPr>
                      <w:rFonts w:eastAsia="MS Mincho"/>
                    </w:rPr>
                    <w:t xml:space="preserve">  </w:t>
                  </w:r>
                  <w:proofErr w:type="gramStart"/>
                  <w:r>
                    <w:rPr>
                      <w:rFonts w:eastAsia="MS Mincho"/>
                    </w:rPr>
                    <w:t>050  4</w:t>
                  </w:r>
                  <w:proofErr w:type="gramEnd"/>
                  <w:r>
                    <w:rPr>
                      <w:rFonts w:eastAsia="MS Mincho"/>
                    </w:rPr>
                    <w:t xml:space="preserve">  KF2844.Z9 |bB74 2003                                                   </w:t>
                  </w:r>
                </w:p>
                <w:p w:rsidR="00EC4D85" w:rsidRDefault="00EC4D85" w:rsidP="006D17F0">
                  <w:pPr>
                    <w:pStyle w:val="PlainText"/>
                    <w:rPr>
                      <w:rFonts w:eastAsia="MS Mincho"/>
                    </w:rPr>
                  </w:pPr>
                  <w:r>
                    <w:rPr>
                      <w:rFonts w:eastAsia="MS Mincho"/>
                    </w:rPr>
                    <w:t xml:space="preserve">  100 1   Brenner, Daniel L., |d1951-                                            </w:t>
                  </w:r>
                </w:p>
                <w:p w:rsidR="00EC4D85" w:rsidRDefault="00EC4D85" w:rsidP="006D17F0">
                  <w:pPr>
                    <w:pStyle w:val="PlainText"/>
                    <w:ind w:left="1260" w:hanging="1260"/>
                    <w:rPr>
                      <w:rFonts w:eastAsia="MS Mincho"/>
                    </w:rPr>
                  </w:pPr>
                  <w:r>
                    <w:rPr>
                      <w:rFonts w:eastAsia="MS Mincho"/>
                    </w:rPr>
                    <w:t xml:space="preserve">  245 </w:t>
                  </w:r>
                  <w:proofErr w:type="gramStart"/>
                  <w:r>
                    <w:rPr>
                      <w:rFonts w:eastAsia="MS Mincho"/>
                    </w:rPr>
                    <w:t>10  Cable</w:t>
                  </w:r>
                  <w:proofErr w:type="gramEnd"/>
                  <w:r>
                    <w:rPr>
                      <w:rFonts w:eastAsia="MS Mincho"/>
                    </w:rPr>
                    <w:t xml:space="preserve"> television and other </w:t>
                  </w:r>
                  <w:proofErr w:type="spellStart"/>
                  <w:r>
                    <w:rPr>
                      <w:rFonts w:eastAsia="MS Mincho"/>
                    </w:rPr>
                    <w:t>nonbroadcast</w:t>
                  </w:r>
                  <w:proofErr w:type="spellEnd"/>
                  <w:r>
                    <w:rPr>
                      <w:rFonts w:eastAsia="MS Mincho"/>
                    </w:rPr>
                    <w:t xml:space="preserve"> video : |</w:t>
                  </w:r>
                  <w:proofErr w:type="spellStart"/>
                  <w:r>
                    <w:rPr>
                      <w:rFonts w:eastAsia="MS Mincho"/>
                    </w:rPr>
                    <w:t>blaw</w:t>
                  </w:r>
                  <w:proofErr w:type="spellEnd"/>
                  <w:r>
                    <w:rPr>
                      <w:rFonts w:eastAsia="MS Mincho"/>
                    </w:rPr>
                    <w:t xml:space="preserve"> and policy / |</w:t>
                  </w:r>
                  <w:proofErr w:type="spellStart"/>
                  <w:r>
                    <w:rPr>
                      <w:rFonts w:eastAsia="MS Mincho"/>
                    </w:rPr>
                    <w:t>cby</w:t>
                  </w:r>
                  <w:proofErr w:type="spellEnd"/>
                  <w:r>
                    <w:rPr>
                      <w:rFonts w:eastAsia="MS Mincho"/>
                    </w:rPr>
                    <w:t xml:space="preserve"> Daniel L. Brenner, Monroe E. Price, Michael I. </w:t>
                  </w:r>
                  <w:proofErr w:type="spellStart"/>
                  <w:r>
                    <w:rPr>
                      <w:rFonts w:eastAsia="MS Mincho"/>
                    </w:rPr>
                    <w:t>Meyerson</w:t>
                  </w:r>
                  <w:proofErr w:type="spellEnd"/>
                  <w:r>
                    <w:rPr>
                      <w:rFonts w:eastAsia="MS Mincho"/>
                    </w:rPr>
                    <w:t xml:space="preserve">.                </w:t>
                  </w:r>
                </w:p>
                <w:p w:rsidR="00EC4D85" w:rsidRDefault="00EC4D85" w:rsidP="006D17F0">
                  <w:pPr>
                    <w:pStyle w:val="PlainText"/>
                    <w:rPr>
                      <w:rFonts w:eastAsia="MS Mincho"/>
                    </w:rPr>
                  </w:pPr>
                  <w:r>
                    <w:rPr>
                      <w:rFonts w:eastAsia="MS Mincho"/>
                    </w:rPr>
                    <w:t xml:space="preserve">  250     [2003 </w:t>
                  </w:r>
                  <w:proofErr w:type="gramStart"/>
                  <w:r>
                    <w:rPr>
                      <w:rFonts w:eastAsia="MS Mincho"/>
                    </w:rPr>
                    <w:t>ed</w:t>
                  </w:r>
                  <w:proofErr w:type="gramEnd"/>
                  <w:r>
                    <w:rPr>
                      <w:rFonts w:eastAsia="MS Mincho"/>
                    </w:rPr>
                    <w:t xml:space="preserve">.].                                                            </w:t>
                  </w:r>
                </w:p>
                <w:p w:rsidR="00EC4D85" w:rsidRDefault="00EC4D85" w:rsidP="000A519A">
                  <w:pPr>
                    <w:pStyle w:val="PlainText"/>
                    <w:rPr>
                      <w:rFonts w:eastAsia="MS Mincho"/>
                    </w:rPr>
                  </w:pPr>
                  <w:r>
                    <w:rPr>
                      <w:rFonts w:eastAsia="MS Mincho"/>
                    </w:rPr>
                    <w:t xml:space="preserve">  260 </w:t>
                  </w:r>
                  <w:r w:rsidR="000A519A">
                    <w:rPr>
                      <w:rFonts w:eastAsia="MS Mincho"/>
                    </w:rPr>
                    <w:t>3</w:t>
                  </w:r>
                  <w:r>
                    <w:rPr>
                      <w:rFonts w:eastAsia="MS Mincho"/>
                    </w:rPr>
                    <w:t xml:space="preserve">   [</w:t>
                  </w:r>
                  <w:smartTag w:uri="urn:schemas-microsoft-com:office:smarttags" w:element="place">
                    <w:smartTag w:uri="urn:schemas-microsoft-com:office:smarttags" w:element="City">
                      <w:r>
                        <w:rPr>
                          <w:rFonts w:eastAsia="MS Mincho"/>
                        </w:rPr>
                        <w:t>St. Paul</w:t>
                      </w:r>
                    </w:smartTag>
                    <w:r>
                      <w:rPr>
                        <w:rFonts w:eastAsia="MS Mincho"/>
                      </w:rPr>
                      <w:t xml:space="preserve">, </w:t>
                    </w:r>
                    <w:smartTag w:uri="urn:schemas-microsoft-com:office:smarttags" w:element="State">
                      <w:r>
                        <w:rPr>
                          <w:rFonts w:eastAsia="MS Mincho"/>
                        </w:rPr>
                        <w:t>Minn.</w:t>
                      </w:r>
                    </w:smartTag>
                  </w:smartTag>
                  <w:proofErr w:type="gramStart"/>
                  <w:r>
                    <w:rPr>
                      <w:rFonts w:eastAsia="MS Mincho"/>
                    </w:rPr>
                    <w:t>] :</w:t>
                  </w:r>
                  <w:proofErr w:type="gramEnd"/>
                  <w:r>
                    <w:rPr>
                      <w:rFonts w:eastAsia="MS Mincho"/>
                    </w:rPr>
                    <w:t xml:space="preserve"> |</w:t>
                  </w:r>
                  <w:proofErr w:type="spellStart"/>
                  <w:r>
                    <w:rPr>
                      <w:rFonts w:eastAsia="MS Mincho"/>
                    </w:rPr>
                    <w:t>bThomson</w:t>
                  </w:r>
                  <w:proofErr w:type="spellEnd"/>
                  <w:r>
                    <w:rPr>
                      <w:rFonts w:eastAsia="MS Mincho"/>
                    </w:rPr>
                    <w:t xml:space="preserve"> West, |cc2003-                            </w:t>
                  </w:r>
                </w:p>
                <w:p w:rsidR="00EC4D85" w:rsidRDefault="00EC4D85" w:rsidP="006D17F0">
                  <w:pPr>
                    <w:pStyle w:val="PlainText"/>
                    <w:rPr>
                      <w:rFonts w:eastAsia="MS Mincho"/>
                    </w:rPr>
                  </w:pPr>
                  <w:r>
                    <w:rPr>
                      <w:rFonts w:eastAsia="MS Mincho"/>
                    </w:rPr>
                    <w:t xml:space="preserve">  300     v. (loose-leaf</w:t>
                  </w:r>
                  <w:proofErr w:type="gramStart"/>
                  <w:r>
                    <w:rPr>
                      <w:rFonts w:eastAsia="MS Mincho"/>
                    </w:rPr>
                    <w:t>) ;</w:t>
                  </w:r>
                  <w:proofErr w:type="gramEnd"/>
                  <w:r>
                    <w:rPr>
                      <w:rFonts w:eastAsia="MS Mincho"/>
                    </w:rPr>
                    <w:t xml:space="preserve"> |c25 cm.                                             </w:t>
                  </w:r>
                </w:p>
                <w:p w:rsidR="00EC4D85" w:rsidRDefault="00EC4D85" w:rsidP="006D17F0">
                  <w:pPr>
                    <w:pStyle w:val="PlainText"/>
                    <w:rPr>
                      <w:rFonts w:eastAsia="MS Mincho"/>
                    </w:rPr>
                  </w:pPr>
                  <w:r>
                    <w:rPr>
                      <w:rFonts w:eastAsia="MS Mincho"/>
                    </w:rPr>
                    <w:t xml:space="preserve">  504     Includes bibliographical references and index.                        </w:t>
                  </w:r>
                </w:p>
                <w:p w:rsidR="00EC4D85" w:rsidRDefault="00EC4D85" w:rsidP="00226B6F">
                  <w:pPr>
                    <w:pStyle w:val="PlainText"/>
                    <w:numPr>
                      <w:ilvl w:val="0"/>
                      <w:numId w:val="29"/>
                    </w:numPr>
                    <w:tabs>
                      <w:tab w:val="clear" w:pos="840"/>
                    </w:tabs>
                    <w:ind w:left="1260" w:hanging="1020"/>
                    <w:rPr>
                      <w:rFonts w:eastAsia="MS Mincho"/>
                    </w:rPr>
                  </w:pPr>
                  <w:r>
                    <w:rPr>
                      <w:rFonts w:eastAsia="MS Mincho"/>
                    </w:rPr>
                    <w:t xml:space="preserve"> </w:t>
                  </w:r>
                  <w:proofErr w:type="gramStart"/>
                  <w:r>
                    <w:rPr>
                      <w:rFonts w:eastAsia="MS Mincho"/>
                    </w:rPr>
                    <w:t>0  Cable</w:t>
                  </w:r>
                  <w:proofErr w:type="gramEnd"/>
                  <w:r>
                    <w:rPr>
                      <w:rFonts w:eastAsia="MS Mincho"/>
                    </w:rPr>
                    <w:t xml:space="preserve"> television |</w:t>
                  </w:r>
                  <w:proofErr w:type="spellStart"/>
                  <w:r>
                    <w:rPr>
                      <w:rFonts w:eastAsia="MS Mincho"/>
                    </w:rPr>
                    <w:t>xLaw</w:t>
                  </w:r>
                  <w:proofErr w:type="spellEnd"/>
                  <w:r>
                    <w:rPr>
                      <w:rFonts w:eastAsia="MS Mincho"/>
                    </w:rPr>
                    <w:t xml:space="preserve"> and legislation |</w:t>
                  </w:r>
                  <w:proofErr w:type="spellStart"/>
                  <w:r>
                    <w:rPr>
                      <w:rFonts w:eastAsia="MS Mincho"/>
                    </w:rPr>
                    <w:t>zUnited</w:t>
                  </w:r>
                  <w:proofErr w:type="spellEnd"/>
                  <w:r>
                    <w:rPr>
                      <w:rFonts w:eastAsia="MS Mincho"/>
                    </w:rPr>
                    <w:t xml:space="preserve"> States. </w:t>
                  </w:r>
                </w:p>
                <w:p w:rsidR="00EC4D85" w:rsidRDefault="00EC4D85" w:rsidP="00226B6F">
                  <w:pPr>
                    <w:pStyle w:val="PlainText"/>
                    <w:ind w:left="1260" w:hanging="1020"/>
                    <w:rPr>
                      <w:rFonts w:eastAsia="MS Mincho"/>
                    </w:rPr>
                  </w:pPr>
                  <w:proofErr w:type="gramStart"/>
                  <w:r>
                    <w:rPr>
                      <w:rFonts w:eastAsia="MS Mincho"/>
                    </w:rPr>
                    <w:t>650  0</w:t>
                  </w:r>
                  <w:proofErr w:type="gramEnd"/>
                  <w:r>
                    <w:rPr>
                      <w:rFonts w:eastAsia="MS Mincho"/>
                    </w:rPr>
                    <w:t xml:space="preserve">  Direct broadcast satellite television |</w:t>
                  </w:r>
                  <w:proofErr w:type="spellStart"/>
                  <w:r>
                    <w:rPr>
                      <w:rFonts w:eastAsia="MS Mincho"/>
                    </w:rPr>
                    <w:t>xLaw</w:t>
                  </w:r>
                  <w:proofErr w:type="spellEnd"/>
                  <w:r>
                    <w:rPr>
                      <w:rFonts w:eastAsia="MS Mincho"/>
                    </w:rPr>
                    <w:t xml:space="preserve"> and legislation |</w:t>
                  </w:r>
                  <w:proofErr w:type="spellStart"/>
                  <w:r>
                    <w:rPr>
                      <w:rFonts w:eastAsia="MS Mincho"/>
                    </w:rPr>
                    <w:t>zUnited</w:t>
                  </w:r>
                  <w:proofErr w:type="spellEnd"/>
                  <w:r>
                    <w:rPr>
                      <w:rFonts w:eastAsia="MS Mincho"/>
                    </w:rPr>
                    <w:t xml:space="preserve"> States.                                                                    </w:t>
                  </w:r>
                </w:p>
                <w:p w:rsidR="00EC4D85" w:rsidRDefault="00EC4D85" w:rsidP="006D17F0">
                  <w:pPr>
                    <w:pStyle w:val="PlainText"/>
                    <w:rPr>
                      <w:rFonts w:eastAsia="MS Mincho"/>
                    </w:rPr>
                  </w:pPr>
                  <w:r>
                    <w:rPr>
                      <w:rFonts w:eastAsia="MS Mincho"/>
                    </w:rPr>
                    <w:t xml:space="preserve">  700 1   Price, Monroe Edwin, |d1938-                                           </w:t>
                  </w:r>
                </w:p>
                <w:p w:rsidR="00EC4D85" w:rsidRDefault="00EC4D85" w:rsidP="006D17F0">
                  <w:pPr>
                    <w:pStyle w:val="PlainText"/>
                    <w:rPr>
                      <w:rFonts w:eastAsia="MS Mincho"/>
                    </w:rPr>
                  </w:pPr>
                  <w:r>
                    <w:rPr>
                      <w:rFonts w:eastAsia="MS Mincho"/>
                    </w:rPr>
                    <w:t xml:space="preserve">  </w:t>
                  </w:r>
                  <w:proofErr w:type="gramStart"/>
                  <w:r>
                    <w:rPr>
                      <w:rFonts w:eastAsia="MS Mincho"/>
                    </w:rPr>
                    <w:t xml:space="preserve">700 1   </w:t>
                  </w:r>
                  <w:proofErr w:type="spellStart"/>
                  <w:r>
                    <w:rPr>
                      <w:rFonts w:eastAsia="MS Mincho"/>
                    </w:rPr>
                    <w:t>Meyerson</w:t>
                  </w:r>
                  <w:proofErr w:type="spellEnd"/>
                  <w:r>
                    <w:rPr>
                      <w:rFonts w:eastAsia="MS Mincho"/>
                    </w:rPr>
                    <w:t>, Michael.</w:t>
                  </w:r>
                  <w:proofErr w:type="gramEnd"/>
                  <w:r>
                    <w:rPr>
                      <w:rFonts w:eastAsia="MS Mincho"/>
                    </w:rPr>
                    <w:t xml:space="preserve"> </w:t>
                  </w:r>
                </w:p>
                <w:p w:rsidR="00EC4D85" w:rsidRDefault="00EC4D85" w:rsidP="006D17F0">
                  <w:pPr>
                    <w:pStyle w:val="BodyTextIndent3"/>
                  </w:pPr>
                  <w:r>
                    <w:rPr>
                      <w:rFonts w:ascii="Courier New" w:hAnsi="Courier New" w:cs="Courier New"/>
                      <w:sz w:val="20"/>
                    </w:rPr>
                    <w:t xml:space="preserve">  780 00  Brenner, Daniel L., |d1951- |t Cable television and other </w:t>
                  </w:r>
                  <w:proofErr w:type="spellStart"/>
                  <w:r>
                    <w:rPr>
                      <w:rFonts w:ascii="Courier New" w:hAnsi="Courier New" w:cs="Courier New"/>
                      <w:sz w:val="20"/>
                    </w:rPr>
                    <w:t>nonbroadcast</w:t>
                  </w:r>
                  <w:proofErr w:type="spellEnd"/>
                  <w:r>
                    <w:rPr>
                      <w:rFonts w:ascii="Courier New" w:hAnsi="Courier New" w:cs="Courier New"/>
                      <w:sz w:val="20"/>
                    </w:rPr>
                    <w:t xml:space="preserve"> video |w (DLC)  8530946 |z 0876324898</w:t>
                  </w:r>
                  <w:r>
                    <w:t xml:space="preserve">                                            </w:t>
                  </w:r>
                </w:p>
              </w:txbxContent>
            </v:textbox>
          </v:shape>
        </w:pict>
      </w:r>
    </w:p>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6D17F0"/>
    <w:p w:rsidR="006D17F0" w:rsidRDefault="006D17F0" w:rsidP="00AB5BA9">
      <w:pPr>
        <w:pStyle w:val="Heading2"/>
      </w:pPr>
      <w:r>
        <w:t>Comments:</w:t>
      </w:r>
    </w:p>
    <w:p w:rsidR="006D17F0" w:rsidRDefault="006D17F0" w:rsidP="006D17F0">
      <w:pPr>
        <w:rPr>
          <w:b/>
          <w:bCs/>
        </w:rPr>
      </w:pPr>
    </w:p>
    <w:p w:rsidR="006D17F0" w:rsidRDefault="006D17F0" w:rsidP="006D17F0">
      <w:pPr>
        <w:pStyle w:val="PlainText"/>
        <w:rPr>
          <w:rFonts w:ascii="Times New Roman" w:hAnsi="Times New Roman"/>
          <w:sz w:val="24"/>
        </w:rPr>
      </w:pPr>
      <w:r>
        <w:rPr>
          <w:rFonts w:ascii="Times New Roman" w:hAnsi="Times New Roman"/>
          <w:sz w:val="24"/>
        </w:rPr>
        <w:t>This record is an example of a title that was released with a new base volume, having a new date in the header/footer, etc., that is consistent throughout the base volume, but that does not have a new edition statement.  According to LCRI 21.3B, this new iteration should be treated as a new resource and a new bibliographic record is required.  Because both the earlier iteration and this current one lack edition statements and the main entry/title proper is the same, an edition statement is supplied in brackets on the bibliographic record for the new iteration, using the beginning year of publication, distribution, etc.</w:t>
      </w:r>
    </w:p>
    <w:p w:rsidR="006D17F0" w:rsidRDefault="006D17F0" w:rsidP="006D17F0">
      <w:pPr>
        <w:pStyle w:val="PlainText"/>
        <w:rPr>
          <w:rFonts w:ascii="Times New Roman" w:hAnsi="Times New Roman"/>
          <w:sz w:val="24"/>
        </w:rPr>
      </w:pPr>
    </w:p>
    <w:p w:rsidR="006D17F0" w:rsidRDefault="006D17F0" w:rsidP="006D17F0">
      <w:pPr>
        <w:pStyle w:val="PlainText"/>
        <w:rPr>
          <w:rFonts w:ascii="Times New Roman" w:hAnsi="Times New Roman"/>
          <w:sz w:val="24"/>
        </w:rPr>
      </w:pPr>
      <w:r>
        <w:rPr>
          <w:rFonts w:ascii="Times New Roman" w:hAnsi="Times New Roman"/>
          <w:sz w:val="24"/>
        </w:rPr>
        <w:t>The ISBN is the same as the resource in Figure 14, it is coded as 020 subfield $z on the new bibliographic record.  (The publisher considers the release to be an update, rather than a new edition, and continues to use the same ISBN.)</w:t>
      </w:r>
    </w:p>
    <w:p w:rsidR="006D17F0" w:rsidRDefault="006D17F0" w:rsidP="006D17F0">
      <w:pPr>
        <w:pStyle w:val="PlainText"/>
        <w:rPr>
          <w:rFonts w:ascii="Times New Roman" w:hAnsi="Times New Roman"/>
          <w:sz w:val="24"/>
        </w:rPr>
      </w:pPr>
    </w:p>
    <w:p w:rsidR="006D17F0" w:rsidRDefault="006D17F0" w:rsidP="006D17F0">
      <w:pPr>
        <w:pStyle w:val="PlainText"/>
        <w:rPr>
          <w:rFonts w:ascii="Times New Roman" w:hAnsi="Times New Roman"/>
          <w:sz w:val="24"/>
        </w:rPr>
      </w:pPr>
      <w:r>
        <w:rPr>
          <w:rFonts w:ascii="Times New Roman" w:hAnsi="Times New Roman"/>
          <w:sz w:val="24"/>
        </w:rPr>
        <w:t>The 780 field provides a link to the previous edition of the resource.</w:t>
      </w:r>
    </w:p>
    <w:p w:rsidR="005F4357" w:rsidRDefault="005F4357"/>
    <w:sectPr w:rsidR="005F4357" w:rsidSect="004317A5">
      <w:headerReference w:type="default" r:id="rId46"/>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2CD1" w:rsidRDefault="00372CD1">
      <w:r>
        <w:separator/>
      </w:r>
    </w:p>
  </w:endnote>
  <w:endnote w:type="continuationSeparator" w:id="0">
    <w:p w:rsidR="00372CD1" w:rsidRDefault="00372CD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080E0000" w:usb2="00000010" w:usb3="00000000" w:csb0="00040001" w:csb1="00000000"/>
  </w:font>
  <w:font w:name="Arial Black">
    <w:panose1 w:val="020B0A04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00000000" w:usb2="00000000"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2CD1" w:rsidRDefault="00372CD1">
      <w:r>
        <w:separator/>
      </w:r>
    </w:p>
  </w:footnote>
  <w:footnote w:type="continuationSeparator" w:id="0">
    <w:p w:rsidR="00372CD1" w:rsidRDefault="00372CD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4D85" w:rsidRDefault="00EC4D85" w:rsidP="000C245B">
    <w:pPr>
      <w:pStyle w:val="Header"/>
    </w:pPr>
    <w:r>
      <w:t xml:space="preserve">IR.17 Full record examples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7E2DC06"/>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DF8200B2"/>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B674E8"/>
    <w:multiLevelType w:val="hybridMultilevel"/>
    <w:tmpl w:val="8F60ECBE"/>
    <w:lvl w:ilvl="0" w:tplc="11CE60C8">
      <w:start w:val="1"/>
      <w:numFmt w:val="bullet"/>
      <w:lvlText w:val=""/>
      <w:lvlJc w:val="left"/>
      <w:pPr>
        <w:tabs>
          <w:tab w:val="num" w:pos="2880"/>
        </w:tabs>
        <w:ind w:left="2880" w:hanging="360"/>
      </w:pPr>
      <w:rPr>
        <w:rFonts w:ascii="Symbol" w:hAnsi="Symbol" w:hint="default"/>
        <w:color w:val="auto"/>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nsid w:val="024E1308"/>
    <w:multiLevelType w:val="multilevel"/>
    <w:tmpl w:val="5C3E4492"/>
    <w:lvl w:ilvl="0">
      <w:start w:val="1"/>
      <w:numFmt w:val="bullet"/>
      <w:lvlText w:val=""/>
      <w:lvlJc w:val="left"/>
      <w:pPr>
        <w:tabs>
          <w:tab w:val="num" w:pos="1080"/>
        </w:tabs>
        <w:ind w:left="1080" w:hanging="360"/>
      </w:pPr>
      <w:rPr>
        <w:rFonts w:ascii="Symbol" w:hAnsi="Symbol" w:hint="default"/>
        <w:color w:val="auto"/>
      </w:rPr>
    </w:lvl>
    <w:lvl w:ilvl="1">
      <w:numFmt w:val="bullet"/>
      <w:lvlText w:val=""/>
      <w:lvlJc w:val="left"/>
      <w:pPr>
        <w:tabs>
          <w:tab w:val="num" w:pos="1800"/>
        </w:tabs>
        <w:ind w:left="1800" w:hanging="360"/>
      </w:pPr>
      <w:rPr>
        <w:rFonts w:ascii="Wingdings" w:eastAsia="Times New Roman" w:hAnsi="Wingdings" w:cs="Times New Roman"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
    <w:nsid w:val="04893818"/>
    <w:multiLevelType w:val="multilevel"/>
    <w:tmpl w:val="8E2CBD5C"/>
    <w:styleLink w:val="StyleBulletedSymbolsymbolBefore0Hanging025"/>
    <w:lvl w:ilvl="0">
      <w:start w:val="1"/>
      <w:numFmt w:val="bullet"/>
      <w:lvlText w:val=""/>
      <w:lvlJc w:val="left"/>
      <w:pPr>
        <w:tabs>
          <w:tab w:val="num" w:pos="360"/>
        </w:tabs>
        <w:ind w:left="360" w:hanging="360"/>
      </w:pPr>
      <w:rPr>
        <w:rFonts w:ascii="Symbol" w:eastAsia="SimSun" w:hAnsi="Symbol"/>
        <w:sz w:val="16"/>
        <w:szCs w:val="2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nsid w:val="048C1B41"/>
    <w:multiLevelType w:val="hybridMultilevel"/>
    <w:tmpl w:val="8830F8EC"/>
    <w:lvl w:ilvl="0" w:tplc="11CE60C8">
      <w:start w:val="1"/>
      <w:numFmt w:val="bullet"/>
      <w:lvlText w:val=""/>
      <w:lvlJc w:val="left"/>
      <w:pPr>
        <w:tabs>
          <w:tab w:val="num" w:pos="1800"/>
        </w:tabs>
        <w:ind w:left="1800" w:hanging="360"/>
      </w:pPr>
      <w:rPr>
        <w:rFonts w:ascii="Symbol" w:hAnsi="Symbol" w:hint="default"/>
        <w:color w:val="auto"/>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08571BC4"/>
    <w:multiLevelType w:val="hybridMultilevel"/>
    <w:tmpl w:val="B9EC24FE"/>
    <w:lvl w:ilvl="0" w:tplc="11CE60C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09C46392"/>
    <w:multiLevelType w:val="hybridMultilevel"/>
    <w:tmpl w:val="6C9AF054"/>
    <w:lvl w:ilvl="0" w:tplc="922E9C64">
      <w:start w:val="1"/>
      <w:numFmt w:val="bullet"/>
      <w:lvlText w:val=""/>
      <w:lvlJc w:val="left"/>
      <w:pPr>
        <w:tabs>
          <w:tab w:val="num" w:pos="1800"/>
        </w:tabs>
        <w:ind w:left="180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D831961"/>
    <w:multiLevelType w:val="hybridMultilevel"/>
    <w:tmpl w:val="B7166204"/>
    <w:lvl w:ilvl="0" w:tplc="11CE60C8">
      <w:start w:val="1"/>
      <w:numFmt w:val="bullet"/>
      <w:lvlText w:val=""/>
      <w:lvlJc w:val="left"/>
      <w:pPr>
        <w:tabs>
          <w:tab w:val="num" w:pos="1800"/>
        </w:tabs>
        <w:ind w:left="180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nsid w:val="0F055AB0"/>
    <w:multiLevelType w:val="multilevel"/>
    <w:tmpl w:val="B520338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0">
    <w:nsid w:val="0FD166AB"/>
    <w:multiLevelType w:val="multilevel"/>
    <w:tmpl w:val="0C5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BF1412"/>
    <w:multiLevelType w:val="hybridMultilevel"/>
    <w:tmpl w:val="34EA5D1C"/>
    <w:lvl w:ilvl="0" w:tplc="11CE60C8">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nsid w:val="1838537C"/>
    <w:multiLevelType w:val="multilevel"/>
    <w:tmpl w:val="8E2CBD5C"/>
    <w:numStyleLink w:val="StyleBulletedSymbolsymbolBefore0Hanging025"/>
  </w:abstractNum>
  <w:abstractNum w:abstractNumId="13">
    <w:nsid w:val="18813132"/>
    <w:multiLevelType w:val="hybridMultilevel"/>
    <w:tmpl w:val="FC029172"/>
    <w:lvl w:ilvl="0" w:tplc="11CE60C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18897E1B"/>
    <w:multiLevelType w:val="multilevel"/>
    <w:tmpl w:val="4CE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6A2E2D"/>
    <w:multiLevelType w:val="multilevel"/>
    <w:tmpl w:val="5C3E4492"/>
    <w:lvl w:ilvl="0">
      <w:start w:val="1"/>
      <w:numFmt w:val="bullet"/>
      <w:lvlText w:val=""/>
      <w:lvlJc w:val="left"/>
      <w:pPr>
        <w:tabs>
          <w:tab w:val="num" w:pos="1080"/>
        </w:tabs>
        <w:ind w:left="1080" w:hanging="360"/>
      </w:pPr>
      <w:rPr>
        <w:rFonts w:ascii="Symbol" w:hAnsi="Symbol" w:hint="default"/>
        <w:color w:val="auto"/>
      </w:rPr>
    </w:lvl>
    <w:lvl w:ilvl="1">
      <w:numFmt w:val="bullet"/>
      <w:lvlText w:val=""/>
      <w:lvlJc w:val="left"/>
      <w:pPr>
        <w:tabs>
          <w:tab w:val="num" w:pos="1800"/>
        </w:tabs>
        <w:ind w:left="1800" w:hanging="360"/>
      </w:pPr>
      <w:rPr>
        <w:rFonts w:ascii="Wingdings" w:eastAsia="Times New Roman" w:hAnsi="Wingdings" w:cs="Times New Roman"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6">
    <w:nsid w:val="19800036"/>
    <w:multiLevelType w:val="hybridMultilevel"/>
    <w:tmpl w:val="6BF64852"/>
    <w:lvl w:ilvl="0" w:tplc="AD7A9374">
      <w:start w:val="776"/>
      <w:numFmt w:val="decimal"/>
      <w:lvlText w:val="%1"/>
      <w:lvlJc w:val="left"/>
      <w:pPr>
        <w:tabs>
          <w:tab w:val="num" w:pos="480"/>
        </w:tabs>
        <w:ind w:left="480" w:hanging="48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1D7A12AC"/>
    <w:multiLevelType w:val="hybridMultilevel"/>
    <w:tmpl w:val="F42CC47A"/>
    <w:lvl w:ilvl="0" w:tplc="11CE60C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1F565C42"/>
    <w:multiLevelType w:val="multilevel"/>
    <w:tmpl w:val="4BC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922BEE"/>
    <w:multiLevelType w:val="hybridMultilevel"/>
    <w:tmpl w:val="F8103B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2C93188"/>
    <w:multiLevelType w:val="hybridMultilevel"/>
    <w:tmpl w:val="E85E22DA"/>
    <w:lvl w:ilvl="0" w:tplc="90DCABCC">
      <w:start w:val="650"/>
      <w:numFmt w:val="decimal"/>
      <w:lvlText w:val="%1"/>
      <w:lvlJc w:val="left"/>
      <w:pPr>
        <w:tabs>
          <w:tab w:val="num" w:pos="840"/>
        </w:tabs>
        <w:ind w:left="840" w:hanging="6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26042990"/>
    <w:multiLevelType w:val="hybridMultilevel"/>
    <w:tmpl w:val="50E4B2AE"/>
    <w:lvl w:ilvl="0" w:tplc="90DCABCC">
      <w:start w:val="650"/>
      <w:numFmt w:val="decimal"/>
      <w:lvlText w:val="%1"/>
      <w:lvlJc w:val="left"/>
      <w:pPr>
        <w:tabs>
          <w:tab w:val="num" w:pos="840"/>
        </w:tabs>
        <w:ind w:left="840" w:hanging="6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27576411"/>
    <w:multiLevelType w:val="hybridMultilevel"/>
    <w:tmpl w:val="2640B8BA"/>
    <w:lvl w:ilvl="0" w:tplc="90DCABCC">
      <w:start w:val="650"/>
      <w:numFmt w:val="decimal"/>
      <w:lvlText w:val="%1"/>
      <w:lvlJc w:val="left"/>
      <w:pPr>
        <w:tabs>
          <w:tab w:val="num" w:pos="840"/>
        </w:tabs>
        <w:ind w:left="840" w:hanging="60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3">
    <w:nsid w:val="2B201332"/>
    <w:multiLevelType w:val="hybridMultilevel"/>
    <w:tmpl w:val="12C43126"/>
    <w:lvl w:ilvl="0" w:tplc="63147558">
      <w:start w:val="500"/>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2F064730"/>
    <w:multiLevelType w:val="hybridMultilevel"/>
    <w:tmpl w:val="EFB21B62"/>
    <w:lvl w:ilvl="0" w:tplc="0706E010">
      <w:start w:val="1"/>
      <w:numFmt w:val="bullet"/>
      <w:pStyle w:val="ListBullet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nsid w:val="2FDB2926"/>
    <w:multiLevelType w:val="hybridMultilevel"/>
    <w:tmpl w:val="FEA47C62"/>
    <w:lvl w:ilvl="0" w:tplc="FACCF170">
      <w:start w:val="500"/>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6">
    <w:nsid w:val="3CF94EAB"/>
    <w:multiLevelType w:val="hybridMultilevel"/>
    <w:tmpl w:val="903E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3490692"/>
    <w:multiLevelType w:val="hybridMultilevel"/>
    <w:tmpl w:val="82185054"/>
    <w:lvl w:ilvl="0" w:tplc="11CE60C8">
      <w:start w:val="1"/>
      <w:numFmt w:val="bullet"/>
      <w:lvlText w:val=""/>
      <w:lvlJc w:val="left"/>
      <w:pPr>
        <w:tabs>
          <w:tab w:val="num" w:pos="1800"/>
        </w:tabs>
        <w:ind w:left="1800" w:hanging="360"/>
      </w:pPr>
      <w:rPr>
        <w:rFonts w:ascii="Symbol" w:hAnsi="Symbol" w:hint="default"/>
        <w:color w:val="auto"/>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nsid w:val="438F15BC"/>
    <w:multiLevelType w:val="hybridMultilevel"/>
    <w:tmpl w:val="16CE5F32"/>
    <w:lvl w:ilvl="0" w:tplc="11CE60C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3F43537"/>
    <w:multiLevelType w:val="hybridMultilevel"/>
    <w:tmpl w:val="6F7EC15E"/>
    <w:lvl w:ilvl="0" w:tplc="11CE60C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45DD721B"/>
    <w:multiLevelType w:val="hybridMultilevel"/>
    <w:tmpl w:val="7EA05926"/>
    <w:lvl w:ilvl="0" w:tplc="11CE60C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45ED4A11"/>
    <w:multiLevelType w:val="multilevel"/>
    <w:tmpl w:val="801AD600"/>
    <w:lvl w:ilvl="0">
      <w:start w:val="1"/>
      <w:numFmt w:val="bullet"/>
      <w:lvlText w:val=""/>
      <w:lvlJc w:val="left"/>
      <w:pPr>
        <w:tabs>
          <w:tab w:val="num" w:pos="1080"/>
        </w:tabs>
        <w:ind w:left="1080" w:hanging="360"/>
      </w:pPr>
      <w:rPr>
        <w:rFonts w:ascii="Symbol" w:hAnsi="Symbol" w:hint="default"/>
        <w:color w:val="auto"/>
      </w:rPr>
    </w:lvl>
    <w:lvl w:ilvl="1">
      <w:numFmt w:val="bullet"/>
      <w:lvlText w:val=""/>
      <w:lvlJc w:val="left"/>
      <w:pPr>
        <w:tabs>
          <w:tab w:val="num" w:pos="1800"/>
        </w:tabs>
        <w:ind w:left="1800" w:hanging="360"/>
      </w:pPr>
      <w:rPr>
        <w:rFonts w:ascii="Times New Roman" w:eastAsia="Times New Roman" w:hAnsi="Times New Roman" w:cs="Times New Roman"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2">
    <w:nsid w:val="48B45F51"/>
    <w:multiLevelType w:val="hybridMultilevel"/>
    <w:tmpl w:val="57C8F5D0"/>
    <w:lvl w:ilvl="0" w:tplc="11CE60C8">
      <w:start w:val="1"/>
      <w:numFmt w:val="bullet"/>
      <w:lvlText w:val=""/>
      <w:lvlJc w:val="left"/>
      <w:pPr>
        <w:tabs>
          <w:tab w:val="num" w:pos="1080"/>
        </w:tabs>
        <w:ind w:left="1080" w:hanging="360"/>
      </w:pPr>
      <w:rPr>
        <w:rFonts w:ascii="Symbol" w:hAnsi="Symbol" w:hint="default"/>
        <w:color w:val="auto"/>
      </w:rPr>
    </w:lvl>
    <w:lvl w:ilvl="1" w:tplc="33AA4DD8">
      <w:start w:val="1"/>
      <w:numFmt w:val="bullet"/>
      <w:lvlText w:val=""/>
      <w:lvlJc w:val="left"/>
      <w:pPr>
        <w:tabs>
          <w:tab w:val="num" w:pos="1800"/>
        </w:tabs>
        <w:ind w:left="1800" w:hanging="360"/>
      </w:pPr>
      <w:rPr>
        <w:rFonts w:ascii="Symbol" w:hAnsi="Symbol" w:hint="default"/>
        <w:color w:val="auto"/>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4AA25ABD"/>
    <w:multiLevelType w:val="hybridMultilevel"/>
    <w:tmpl w:val="9E2EEF16"/>
    <w:lvl w:ilvl="0" w:tplc="11CE60C8">
      <w:start w:val="1"/>
      <w:numFmt w:val="bullet"/>
      <w:lvlText w:val=""/>
      <w:lvlJc w:val="left"/>
      <w:pPr>
        <w:tabs>
          <w:tab w:val="num" w:pos="780"/>
        </w:tabs>
        <w:ind w:left="78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4">
    <w:nsid w:val="4AB13B57"/>
    <w:multiLevelType w:val="multilevel"/>
    <w:tmpl w:val="96CCBC46"/>
    <w:lvl w:ilvl="0">
      <w:start w:val="1"/>
      <w:numFmt w:val="decimal"/>
      <w:lvlText w:val="%1"/>
      <w:lvlJc w:val="left"/>
      <w:pPr>
        <w:tabs>
          <w:tab w:val="num" w:pos="1440"/>
        </w:tabs>
        <w:ind w:left="1440" w:hanging="1440"/>
      </w:pPr>
      <w:rPr>
        <w:rFonts w:hint="default"/>
      </w:rPr>
    </w:lvl>
    <w:lvl w:ilvl="1">
      <w:start w:val="14"/>
      <w:numFmt w:val="decimal"/>
      <w:lvlText w:val="%1.%2"/>
      <w:lvlJc w:val="left"/>
      <w:pPr>
        <w:tabs>
          <w:tab w:val="num" w:pos="1440"/>
        </w:tabs>
        <w:ind w:left="1440" w:hanging="1440"/>
      </w:pPr>
      <w:rPr>
        <w:rFonts w:hint="default"/>
      </w:rPr>
    </w:lvl>
    <w:lvl w:ilvl="2">
      <w:start w:val="3"/>
      <w:numFmt w:val="decimal"/>
      <w:lvlText w:val="%1.%2.%3"/>
      <w:lvlJc w:val="left"/>
      <w:pPr>
        <w:tabs>
          <w:tab w:val="num" w:pos="1440"/>
        </w:tabs>
        <w:ind w:left="1440" w:hanging="1440"/>
      </w:pPr>
      <w:rPr>
        <w:rFonts w:hint="default"/>
      </w:rPr>
    </w:lvl>
    <w:lvl w:ilvl="3">
      <w:start w:val="6"/>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4CBA35D3"/>
    <w:multiLevelType w:val="hybridMultilevel"/>
    <w:tmpl w:val="66507352"/>
    <w:lvl w:ilvl="0" w:tplc="EC1C85CC">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4DE91FEC"/>
    <w:multiLevelType w:val="hybridMultilevel"/>
    <w:tmpl w:val="309E75FC"/>
    <w:lvl w:ilvl="0" w:tplc="C38092AA">
      <w:start w:val="1"/>
      <w:numFmt w:val="decimal"/>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7">
    <w:nsid w:val="50B627C7"/>
    <w:multiLevelType w:val="hybridMultilevel"/>
    <w:tmpl w:val="767E5600"/>
    <w:lvl w:ilvl="0" w:tplc="11CE60C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5A00038E"/>
    <w:multiLevelType w:val="hybridMultilevel"/>
    <w:tmpl w:val="267E212C"/>
    <w:lvl w:ilvl="0" w:tplc="11CE60C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5A12379B"/>
    <w:multiLevelType w:val="hybridMultilevel"/>
    <w:tmpl w:val="CC624D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nsid w:val="5AD32418"/>
    <w:multiLevelType w:val="hybridMultilevel"/>
    <w:tmpl w:val="A802F1EC"/>
    <w:lvl w:ilvl="0" w:tplc="8BB4E4C4">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594272B"/>
    <w:multiLevelType w:val="hybridMultilevel"/>
    <w:tmpl w:val="945631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9E13580"/>
    <w:multiLevelType w:val="hybridMultilevel"/>
    <w:tmpl w:val="61B48F4E"/>
    <w:lvl w:ilvl="0" w:tplc="11CE60C8">
      <w:start w:val="1"/>
      <w:numFmt w:val="bullet"/>
      <w:lvlText w:val=""/>
      <w:lvlJc w:val="left"/>
      <w:pPr>
        <w:tabs>
          <w:tab w:val="num" w:pos="1080"/>
        </w:tabs>
        <w:ind w:left="1080" w:hanging="360"/>
      </w:pPr>
      <w:rPr>
        <w:rFonts w:ascii="Symbol" w:hAnsi="Symbol" w:hint="default"/>
        <w:color w:val="auto"/>
      </w:rPr>
    </w:lvl>
    <w:lvl w:ilvl="1" w:tplc="100E3CDE">
      <w:start w:val="500"/>
      <w:numFmt w:val="decimal"/>
      <w:lvlText w:val="%2"/>
      <w:lvlJc w:val="left"/>
      <w:pPr>
        <w:tabs>
          <w:tab w:val="num" w:pos="2160"/>
        </w:tabs>
        <w:ind w:left="2160" w:hanging="720"/>
      </w:pPr>
      <w:rPr>
        <w:rFonts w:hint="default"/>
      </w:rPr>
    </w:lvl>
    <w:lvl w:ilvl="2" w:tplc="207466AA">
      <w:start w:val="22"/>
      <w:numFmt w:val="decimalZero"/>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69F941C1"/>
    <w:multiLevelType w:val="hybridMultilevel"/>
    <w:tmpl w:val="953CBF22"/>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4">
    <w:nsid w:val="6ABD179C"/>
    <w:multiLevelType w:val="hybridMultilevel"/>
    <w:tmpl w:val="CB066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CCF1D6E"/>
    <w:multiLevelType w:val="hybridMultilevel"/>
    <w:tmpl w:val="5750FE98"/>
    <w:lvl w:ilvl="0" w:tplc="11CE60C8">
      <w:start w:val="1"/>
      <w:numFmt w:val="bullet"/>
      <w:lvlText w:val=""/>
      <w:lvlJc w:val="left"/>
      <w:pPr>
        <w:tabs>
          <w:tab w:val="num" w:pos="2880"/>
        </w:tabs>
        <w:ind w:left="2880" w:hanging="360"/>
      </w:pPr>
      <w:rPr>
        <w:rFonts w:ascii="Symbol" w:hAnsi="Symbol" w:hint="default"/>
        <w:color w:val="auto"/>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6">
    <w:nsid w:val="72F91C93"/>
    <w:multiLevelType w:val="hybridMultilevel"/>
    <w:tmpl w:val="E82A170C"/>
    <w:lvl w:ilvl="0" w:tplc="11CE60C8">
      <w:start w:val="1"/>
      <w:numFmt w:val="bullet"/>
      <w:lvlText w:val=""/>
      <w:lvlJc w:val="left"/>
      <w:pPr>
        <w:tabs>
          <w:tab w:val="num" w:pos="1440"/>
        </w:tabs>
        <w:ind w:left="1440" w:hanging="360"/>
      </w:pPr>
      <w:rPr>
        <w:rFonts w:ascii="Symbol" w:hAnsi="Symbol" w:hint="default"/>
        <w:color w:val="auto"/>
      </w:rPr>
    </w:lvl>
    <w:lvl w:ilvl="1" w:tplc="11CE60C8">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nsid w:val="72FA3760"/>
    <w:multiLevelType w:val="hybridMultilevel"/>
    <w:tmpl w:val="327887A4"/>
    <w:lvl w:ilvl="0" w:tplc="11CE60C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791143A4"/>
    <w:multiLevelType w:val="multilevel"/>
    <w:tmpl w:val="5C3E4492"/>
    <w:lvl w:ilvl="0">
      <w:start w:val="1"/>
      <w:numFmt w:val="bullet"/>
      <w:lvlText w:val=""/>
      <w:lvlJc w:val="left"/>
      <w:pPr>
        <w:tabs>
          <w:tab w:val="num" w:pos="1080"/>
        </w:tabs>
        <w:ind w:left="1080" w:hanging="360"/>
      </w:pPr>
      <w:rPr>
        <w:rFonts w:ascii="Symbol" w:hAnsi="Symbol" w:hint="default"/>
        <w:color w:val="auto"/>
      </w:rPr>
    </w:lvl>
    <w:lvl w:ilvl="1">
      <w:numFmt w:val="bullet"/>
      <w:lvlText w:val=""/>
      <w:lvlJc w:val="left"/>
      <w:pPr>
        <w:tabs>
          <w:tab w:val="num" w:pos="1800"/>
        </w:tabs>
        <w:ind w:left="1800" w:hanging="360"/>
      </w:pPr>
      <w:rPr>
        <w:rFonts w:ascii="Wingdings" w:eastAsia="Times New Roman" w:hAnsi="Wingdings" w:cs="Times New Roman"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9">
    <w:nsid w:val="7FA41097"/>
    <w:multiLevelType w:val="hybridMultilevel"/>
    <w:tmpl w:val="2F30D076"/>
    <w:lvl w:ilvl="0" w:tplc="11CE60C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41"/>
  </w:num>
  <w:num w:numId="3">
    <w:abstractNumId w:val="0"/>
  </w:num>
  <w:num w:numId="4">
    <w:abstractNumId w:val="40"/>
  </w:num>
  <w:num w:numId="5">
    <w:abstractNumId w:val="6"/>
  </w:num>
  <w:num w:numId="6">
    <w:abstractNumId w:val="30"/>
  </w:num>
  <w:num w:numId="7">
    <w:abstractNumId w:val="32"/>
  </w:num>
  <w:num w:numId="8">
    <w:abstractNumId w:val="42"/>
  </w:num>
  <w:num w:numId="9">
    <w:abstractNumId w:val="9"/>
  </w:num>
  <w:num w:numId="10">
    <w:abstractNumId w:val="39"/>
  </w:num>
  <w:num w:numId="11">
    <w:abstractNumId w:val="13"/>
  </w:num>
  <w:num w:numId="12">
    <w:abstractNumId w:val="27"/>
  </w:num>
  <w:num w:numId="13">
    <w:abstractNumId w:val="5"/>
  </w:num>
  <w:num w:numId="14">
    <w:abstractNumId w:val="11"/>
  </w:num>
  <w:num w:numId="15">
    <w:abstractNumId w:val="36"/>
  </w:num>
  <w:num w:numId="16">
    <w:abstractNumId w:val="2"/>
  </w:num>
  <w:num w:numId="17">
    <w:abstractNumId w:val="45"/>
  </w:num>
  <w:num w:numId="18">
    <w:abstractNumId w:val="34"/>
  </w:num>
  <w:num w:numId="19">
    <w:abstractNumId w:val="25"/>
  </w:num>
  <w:num w:numId="20">
    <w:abstractNumId w:val="23"/>
  </w:num>
  <w:num w:numId="21">
    <w:abstractNumId w:val="28"/>
  </w:num>
  <w:num w:numId="22">
    <w:abstractNumId w:val="16"/>
  </w:num>
  <w:num w:numId="23">
    <w:abstractNumId w:val="43"/>
  </w:num>
  <w:num w:numId="24">
    <w:abstractNumId w:val="33"/>
  </w:num>
  <w:num w:numId="25">
    <w:abstractNumId w:val="35"/>
  </w:num>
  <w:num w:numId="26">
    <w:abstractNumId w:val="37"/>
  </w:num>
  <w:num w:numId="27">
    <w:abstractNumId w:val="46"/>
  </w:num>
  <w:num w:numId="28">
    <w:abstractNumId w:val="49"/>
  </w:num>
  <w:num w:numId="29">
    <w:abstractNumId w:val="22"/>
  </w:num>
  <w:num w:numId="30">
    <w:abstractNumId w:val="20"/>
  </w:num>
  <w:num w:numId="31">
    <w:abstractNumId w:val="21"/>
  </w:num>
  <w:num w:numId="32">
    <w:abstractNumId w:val="24"/>
  </w:num>
  <w:num w:numId="33">
    <w:abstractNumId w:val="4"/>
  </w:num>
  <w:num w:numId="34">
    <w:abstractNumId w:val="12"/>
  </w:num>
  <w:num w:numId="35">
    <w:abstractNumId w:val="14"/>
  </w:num>
  <w:num w:numId="36">
    <w:abstractNumId w:val="18"/>
  </w:num>
  <w:num w:numId="37">
    <w:abstractNumId w:val="10"/>
  </w:num>
  <w:num w:numId="38">
    <w:abstractNumId w:val="7"/>
  </w:num>
  <w:num w:numId="39">
    <w:abstractNumId w:val="47"/>
  </w:num>
  <w:num w:numId="40">
    <w:abstractNumId w:val="8"/>
  </w:num>
  <w:num w:numId="41">
    <w:abstractNumId w:val="38"/>
  </w:num>
  <w:num w:numId="42">
    <w:abstractNumId w:val="17"/>
  </w:num>
  <w:num w:numId="43">
    <w:abstractNumId w:val="29"/>
  </w:num>
  <w:num w:numId="44">
    <w:abstractNumId w:val="3"/>
  </w:num>
  <w:num w:numId="45">
    <w:abstractNumId w:val="44"/>
  </w:num>
  <w:num w:numId="46">
    <w:abstractNumId w:val="26"/>
  </w:num>
  <w:num w:numId="47">
    <w:abstractNumId w:val="48"/>
  </w:num>
  <w:num w:numId="48">
    <w:abstractNumId w:val="1"/>
  </w:num>
  <w:num w:numId="49">
    <w:abstractNumId w:val="15"/>
  </w:num>
  <w:num w:numId="50">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trackRevisions/>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95DB0"/>
    <w:rsid w:val="00002217"/>
    <w:rsid w:val="00004BAD"/>
    <w:rsid w:val="0003038B"/>
    <w:rsid w:val="0003124D"/>
    <w:rsid w:val="00033B6C"/>
    <w:rsid w:val="0003512D"/>
    <w:rsid w:val="000435A2"/>
    <w:rsid w:val="0005225A"/>
    <w:rsid w:val="00057820"/>
    <w:rsid w:val="00065F50"/>
    <w:rsid w:val="0007461F"/>
    <w:rsid w:val="00084BB8"/>
    <w:rsid w:val="000A2BD0"/>
    <w:rsid w:val="000A39CF"/>
    <w:rsid w:val="000A44D0"/>
    <w:rsid w:val="000A519A"/>
    <w:rsid w:val="000A7D8F"/>
    <w:rsid w:val="000B24A2"/>
    <w:rsid w:val="000C245B"/>
    <w:rsid w:val="000D00F5"/>
    <w:rsid w:val="000D4BEA"/>
    <w:rsid w:val="000E436E"/>
    <w:rsid w:val="000E577C"/>
    <w:rsid w:val="000E67B5"/>
    <w:rsid w:val="000F64FE"/>
    <w:rsid w:val="00101C70"/>
    <w:rsid w:val="0011011B"/>
    <w:rsid w:val="00110472"/>
    <w:rsid w:val="001109D6"/>
    <w:rsid w:val="00113F77"/>
    <w:rsid w:val="001153B4"/>
    <w:rsid w:val="00117535"/>
    <w:rsid w:val="00117784"/>
    <w:rsid w:val="00127A2F"/>
    <w:rsid w:val="00130D78"/>
    <w:rsid w:val="001324AD"/>
    <w:rsid w:val="00134ED8"/>
    <w:rsid w:val="00143CC6"/>
    <w:rsid w:val="00155ACF"/>
    <w:rsid w:val="00156F05"/>
    <w:rsid w:val="00171D35"/>
    <w:rsid w:val="00184134"/>
    <w:rsid w:val="00187EB3"/>
    <w:rsid w:val="001A05BF"/>
    <w:rsid w:val="001A159D"/>
    <w:rsid w:val="001A6D9C"/>
    <w:rsid w:val="001B1F3C"/>
    <w:rsid w:val="001B4DD9"/>
    <w:rsid w:val="001C2949"/>
    <w:rsid w:val="001E7C68"/>
    <w:rsid w:val="00226B6F"/>
    <w:rsid w:val="00230502"/>
    <w:rsid w:val="0023104C"/>
    <w:rsid w:val="00232A2D"/>
    <w:rsid w:val="00233F3A"/>
    <w:rsid w:val="0023632D"/>
    <w:rsid w:val="00237AF6"/>
    <w:rsid w:val="0024250E"/>
    <w:rsid w:val="00245CD9"/>
    <w:rsid w:val="00253728"/>
    <w:rsid w:val="002609AB"/>
    <w:rsid w:val="00267188"/>
    <w:rsid w:val="00267780"/>
    <w:rsid w:val="00282AFF"/>
    <w:rsid w:val="00282B66"/>
    <w:rsid w:val="002A04DE"/>
    <w:rsid w:val="002B4C42"/>
    <w:rsid w:val="002B6F07"/>
    <w:rsid w:val="00302D6D"/>
    <w:rsid w:val="00327970"/>
    <w:rsid w:val="00332106"/>
    <w:rsid w:val="00336236"/>
    <w:rsid w:val="00343D1E"/>
    <w:rsid w:val="00344247"/>
    <w:rsid w:val="00356A02"/>
    <w:rsid w:val="00367BA5"/>
    <w:rsid w:val="003704E6"/>
    <w:rsid w:val="0037210E"/>
    <w:rsid w:val="00372CD1"/>
    <w:rsid w:val="003965D2"/>
    <w:rsid w:val="003A746C"/>
    <w:rsid w:val="003B4E63"/>
    <w:rsid w:val="003C5207"/>
    <w:rsid w:val="003D4A96"/>
    <w:rsid w:val="003D52E2"/>
    <w:rsid w:val="003E18DB"/>
    <w:rsid w:val="003E4E8E"/>
    <w:rsid w:val="003F27A8"/>
    <w:rsid w:val="003F509C"/>
    <w:rsid w:val="003F5D5F"/>
    <w:rsid w:val="003F72B1"/>
    <w:rsid w:val="00422426"/>
    <w:rsid w:val="004317A5"/>
    <w:rsid w:val="00435D02"/>
    <w:rsid w:val="00441184"/>
    <w:rsid w:val="00442098"/>
    <w:rsid w:val="00452B9B"/>
    <w:rsid w:val="00453449"/>
    <w:rsid w:val="004546DD"/>
    <w:rsid w:val="00461298"/>
    <w:rsid w:val="00463379"/>
    <w:rsid w:val="00471FA4"/>
    <w:rsid w:val="00472202"/>
    <w:rsid w:val="0047547B"/>
    <w:rsid w:val="00483749"/>
    <w:rsid w:val="004A229A"/>
    <w:rsid w:val="004A2C3D"/>
    <w:rsid w:val="004A3073"/>
    <w:rsid w:val="004B16CE"/>
    <w:rsid w:val="004C1704"/>
    <w:rsid w:val="004D2EAD"/>
    <w:rsid w:val="004E787E"/>
    <w:rsid w:val="0050308B"/>
    <w:rsid w:val="00505D0D"/>
    <w:rsid w:val="00514C6C"/>
    <w:rsid w:val="0052051A"/>
    <w:rsid w:val="0052269C"/>
    <w:rsid w:val="00524A77"/>
    <w:rsid w:val="005457A8"/>
    <w:rsid w:val="00551F34"/>
    <w:rsid w:val="00570702"/>
    <w:rsid w:val="00572413"/>
    <w:rsid w:val="00575046"/>
    <w:rsid w:val="00575E25"/>
    <w:rsid w:val="00580AC1"/>
    <w:rsid w:val="005822E7"/>
    <w:rsid w:val="00587535"/>
    <w:rsid w:val="00591A0C"/>
    <w:rsid w:val="0059252C"/>
    <w:rsid w:val="00593B51"/>
    <w:rsid w:val="00594CF1"/>
    <w:rsid w:val="005A5F40"/>
    <w:rsid w:val="005B0AA8"/>
    <w:rsid w:val="005B1CE1"/>
    <w:rsid w:val="005B5100"/>
    <w:rsid w:val="005C4821"/>
    <w:rsid w:val="005D4566"/>
    <w:rsid w:val="005D554B"/>
    <w:rsid w:val="005E3A76"/>
    <w:rsid w:val="005E3C16"/>
    <w:rsid w:val="005F4357"/>
    <w:rsid w:val="005F4B1E"/>
    <w:rsid w:val="005F631A"/>
    <w:rsid w:val="005F6EAB"/>
    <w:rsid w:val="0061709C"/>
    <w:rsid w:val="00621A15"/>
    <w:rsid w:val="006237C3"/>
    <w:rsid w:val="0062471A"/>
    <w:rsid w:val="006365F5"/>
    <w:rsid w:val="00640B14"/>
    <w:rsid w:val="00646255"/>
    <w:rsid w:val="00647748"/>
    <w:rsid w:val="00647C50"/>
    <w:rsid w:val="00650CD5"/>
    <w:rsid w:val="00653FCA"/>
    <w:rsid w:val="006620CF"/>
    <w:rsid w:val="00671CF1"/>
    <w:rsid w:val="0067664E"/>
    <w:rsid w:val="006862BD"/>
    <w:rsid w:val="00686B46"/>
    <w:rsid w:val="00687BFF"/>
    <w:rsid w:val="006A04B2"/>
    <w:rsid w:val="006A58C9"/>
    <w:rsid w:val="006C0869"/>
    <w:rsid w:val="006C7B47"/>
    <w:rsid w:val="006D17F0"/>
    <w:rsid w:val="006D60F8"/>
    <w:rsid w:val="006D6DA8"/>
    <w:rsid w:val="006E1C0C"/>
    <w:rsid w:val="006E7DDE"/>
    <w:rsid w:val="006F02E3"/>
    <w:rsid w:val="0070033C"/>
    <w:rsid w:val="00705483"/>
    <w:rsid w:val="007058C3"/>
    <w:rsid w:val="00707EE4"/>
    <w:rsid w:val="00711AA0"/>
    <w:rsid w:val="0071739F"/>
    <w:rsid w:val="00722172"/>
    <w:rsid w:val="00726597"/>
    <w:rsid w:val="00726A30"/>
    <w:rsid w:val="00732472"/>
    <w:rsid w:val="00735A03"/>
    <w:rsid w:val="0074001B"/>
    <w:rsid w:val="00742046"/>
    <w:rsid w:val="0074499E"/>
    <w:rsid w:val="00751010"/>
    <w:rsid w:val="00761773"/>
    <w:rsid w:val="007623AB"/>
    <w:rsid w:val="007712E5"/>
    <w:rsid w:val="00787773"/>
    <w:rsid w:val="00795DB0"/>
    <w:rsid w:val="0079753D"/>
    <w:rsid w:val="007A0901"/>
    <w:rsid w:val="007A42A5"/>
    <w:rsid w:val="007B0226"/>
    <w:rsid w:val="007D4038"/>
    <w:rsid w:val="007D6F70"/>
    <w:rsid w:val="007E2112"/>
    <w:rsid w:val="007F2189"/>
    <w:rsid w:val="007F332A"/>
    <w:rsid w:val="007F428D"/>
    <w:rsid w:val="008014FE"/>
    <w:rsid w:val="008041B9"/>
    <w:rsid w:val="00805E65"/>
    <w:rsid w:val="00807E80"/>
    <w:rsid w:val="0082604B"/>
    <w:rsid w:val="0082736F"/>
    <w:rsid w:val="00834DEA"/>
    <w:rsid w:val="008425E6"/>
    <w:rsid w:val="00844178"/>
    <w:rsid w:val="00845FF8"/>
    <w:rsid w:val="00863491"/>
    <w:rsid w:val="0086607D"/>
    <w:rsid w:val="00883322"/>
    <w:rsid w:val="00893EE1"/>
    <w:rsid w:val="008A2001"/>
    <w:rsid w:val="008A30C7"/>
    <w:rsid w:val="008B4F0F"/>
    <w:rsid w:val="008C2783"/>
    <w:rsid w:val="008C6CDC"/>
    <w:rsid w:val="008D259F"/>
    <w:rsid w:val="008D4ED5"/>
    <w:rsid w:val="008D6F22"/>
    <w:rsid w:val="008F27B4"/>
    <w:rsid w:val="008F78AE"/>
    <w:rsid w:val="00906E0E"/>
    <w:rsid w:val="00915836"/>
    <w:rsid w:val="00920639"/>
    <w:rsid w:val="00923E0E"/>
    <w:rsid w:val="00925022"/>
    <w:rsid w:val="009255A2"/>
    <w:rsid w:val="00943EA4"/>
    <w:rsid w:val="00950E2B"/>
    <w:rsid w:val="00951A45"/>
    <w:rsid w:val="0095374D"/>
    <w:rsid w:val="00960617"/>
    <w:rsid w:val="0096144D"/>
    <w:rsid w:val="00967F43"/>
    <w:rsid w:val="00981D5F"/>
    <w:rsid w:val="00991531"/>
    <w:rsid w:val="009A0C8F"/>
    <w:rsid w:val="009A136E"/>
    <w:rsid w:val="009A1672"/>
    <w:rsid w:val="009B3D0D"/>
    <w:rsid w:val="009B4B35"/>
    <w:rsid w:val="009D54A5"/>
    <w:rsid w:val="009E0F7A"/>
    <w:rsid w:val="009E444A"/>
    <w:rsid w:val="009E555B"/>
    <w:rsid w:val="009E590C"/>
    <w:rsid w:val="009E6650"/>
    <w:rsid w:val="009E6967"/>
    <w:rsid w:val="009F0762"/>
    <w:rsid w:val="009F1C69"/>
    <w:rsid w:val="009F1F88"/>
    <w:rsid w:val="009F3349"/>
    <w:rsid w:val="009F7E71"/>
    <w:rsid w:val="00A04907"/>
    <w:rsid w:val="00A12977"/>
    <w:rsid w:val="00A12E4B"/>
    <w:rsid w:val="00A143B6"/>
    <w:rsid w:val="00A252A9"/>
    <w:rsid w:val="00A40669"/>
    <w:rsid w:val="00A40EB2"/>
    <w:rsid w:val="00A43049"/>
    <w:rsid w:val="00A45214"/>
    <w:rsid w:val="00A5642C"/>
    <w:rsid w:val="00A6572D"/>
    <w:rsid w:val="00A67EB7"/>
    <w:rsid w:val="00A7274C"/>
    <w:rsid w:val="00A72AF2"/>
    <w:rsid w:val="00A75419"/>
    <w:rsid w:val="00A811ED"/>
    <w:rsid w:val="00A85572"/>
    <w:rsid w:val="00A86D2A"/>
    <w:rsid w:val="00A926AD"/>
    <w:rsid w:val="00AA602E"/>
    <w:rsid w:val="00AB3D6D"/>
    <w:rsid w:val="00AB5BA9"/>
    <w:rsid w:val="00AC00CE"/>
    <w:rsid w:val="00AD77D9"/>
    <w:rsid w:val="00AE1B84"/>
    <w:rsid w:val="00AE31FE"/>
    <w:rsid w:val="00AF2E85"/>
    <w:rsid w:val="00AF31B7"/>
    <w:rsid w:val="00AF6A5E"/>
    <w:rsid w:val="00AF7CFA"/>
    <w:rsid w:val="00B05B63"/>
    <w:rsid w:val="00B075E3"/>
    <w:rsid w:val="00B226AC"/>
    <w:rsid w:val="00B24219"/>
    <w:rsid w:val="00B27206"/>
    <w:rsid w:val="00B2752F"/>
    <w:rsid w:val="00B30BDF"/>
    <w:rsid w:val="00B32B93"/>
    <w:rsid w:val="00B35FDC"/>
    <w:rsid w:val="00B43F76"/>
    <w:rsid w:val="00B47E33"/>
    <w:rsid w:val="00B613D9"/>
    <w:rsid w:val="00B61EB9"/>
    <w:rsid w:val="00B8249F"/>
    <w:rsid w:val="00B97BBB"/>
    <w:rsid w:val="00BA5C9D"/>
    <w:rsid w:val="00BA6A3F"/>
    <w:rsid w:val="00BB5AC2"/>
    <w:rsid w:val="00BC3DF2"/>
    <w:rsid w:val="00BC66B6"/>
    <w:rsid w:val="00BD0A69"/>
    <w:rsid w:val="00BD2CB3"/>
    <w:rsid w:val="00BE70D3"/>
    <w:rsid w:val="00C01569"/>
    <w:rsid w:val="00C02106"/>
    <w:rsid w:val="00C02F94"/>
    <w:rsid w:val="00C17028"/>
    <w:rsid w:val="00C20311"/>
    <w:rsid w:val="00C26FE0"/>
    <w:rsid w:val="00C34065"/>
    <w:rsid w:val="00C405DC"/>
    <w:rsid w:val="00C4493C"/>
    <w:rsid w:val="00C46880"/>
    <w:rsid w:val="00C559E6"/>
    <w:rsid w:val="00C64B43"/>
    <w:rsid w:val="00C655D8"/>
    <w:rsid w:val="00C664ED"/>
    <w:rsid w:val="00C673E3"/>
    <w:rsid w:val="00C823F2"/>
    <w:rsid w:val="00C8583B"/>
    <w:rsid w:val="00C919D6"/>
    <w:rsid w:val="00C9732C"/>
    <w:rsid w:val="00CC16F8"/>
    <w:rsid w:val="00CC69A7"/>
    <w:rsid w:val="00CC6D52"/>
    <w:rsid w:val="00CE2819"/>
    <w:rsid w:val="00CE543E"/>
    <w:rsid w:val="00D04FA1"/>
    <w:rsid w:val="00D10CF1"/>
    <w:rsid w:val="00D12115"/>
    <w:rsid w:val="00D17369"/>
    <w:rsid w:val="00D22FE9"/>
    <w:rsid w:val="00D33717"/>
    <w:rsid w:val="00D43B7F"/>
    <w:rsid w:val="00D453F0"/>
    <w:rsid w:val="00D65EDE"/>
    <w:rsid w:val="00D71B5A"/>
    <w:rsid w:val="00D752BC"/>
    <w:rsid w:val="00D75560"/>
    <w:rsid w:val="00D95125"/>
    <w:rsid w:val="00DA03DC"/>
    <w:rsid w:val="00DA0A8C"/>
    <w:rsid w:val="00DB3602"/>
    <w:rsid w:val="00DB3EAD"/>
    <w:rsid w:val="00DC47A3"/>
    <w:rsid w:val="00DC5A42"/>
    <w:rsid w:val="00DD7157"/>
    <w:rsid w:val="00DE04CC"/>
    <w:rsid w:val="00DE1885"/>
    <w:rsid w:val="00DE5623"/>
    <w:rsid w:val="00DF7F16"/>
    <w:rsid w:val="00E01902"/>
    <w:rsid w:val="00E14CF8"/>
    <w:rsid w:val="00E20BC8"/>
    <w:rsid w:val="00E30588"/>
    <w:rsid w:val="00E310B1"/>
    <w:rsid w:val="00E36162"/>
    <w:rsid w:val="00E4779A"/>
    <w:rsid w:val="00E63370"/>
    <w:rsid w:val="00E82E08"/>
    <w:rsid w:val="00E871EC"/>
    <w:rsid w:val="00E878BA"/>
    <w:rsid w:val="00E93591"/>
    <w:rsid w:val="00EA6B93"/>
    <w:rsid w:val="00EB7870"/>
    <w:rsid w:val="00EC1548"/>
    <w:rsid w:val="00EC4D85"/>
    <w:rsid w:val="00EC59D7"/>
    <w:rsid w:val="00ED414B"/>
    <w:rsid w:val="00ED7A11"/>
    <w:rsid w:val="00EE5786"/>
    <w:rsid w:val="00EF2B67"/>
    <w:rsid w:val="00EF7656"/>
    <w:rsid w:val="00F03268"/>
    <w:rsid w:val="00F074EA"/>
    <w:rsid w:val="00F1047D"/>
    <w:rsid w:val="00F13171"/>
    <w:rsid w:val="00F13C0F"/>
    <w:rsid w:val="00F143F5"/>
    <w:rsid w:val="00F15536"/>
    <w:rsid w:val="00F23890"/>
    <w:rsid w:val="00F31D24"/>
    <w:rsid w:val="00F32E2B"/>
    <w:rsid w:val="00F40F92"/>
    <w:rsid w:val="00F6468D"/>
    <w:rsid w:val="00F66946"/>
    <w:rsid w:val="00F70682"/>
    <w:rsid w:val="00F71F0E"/>
    <w:rsid w:val="00F74361"/>
    <w:rsid w:val="00F74D0E"/>
    <w:rsid w:val="00F762B7"/>
    <w:rsid w:val="00F85D8F"/>
    <w:rsid w:val="00FB5D66"/>
    <w:rsid w:val="00FC117B"/>
    <w:rsid w:val="00FC5DEF"/>
    <w:rsid w:val="00FC7BEF"/>
    <w:rsid w:val="00FE3367"/>
    <w:rsid w:val="00FE4313"/>
    <w:rsid w:val="00FF42A3"/>
    <w:rsid w:val="00FF4E9D"/>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en-US"/>
    </w:rPr>
  </w:style>
  <w:style w:type="paragraph" w:styleId="Heading1">
    <w:name w:val="heading 1"/>
    <w:basedOn w:val="Normal"/>
    <w:next w:val="Normal"/>
    <w:link w:val="Heading1Char"/>
    <w:autoRedefine/>
    <w:qFormat/>
    <w:rsid w:val="00FF4E9D"/>
    <w:pPr>
      <w:keepNext/>
      <w:outlineLvl w:val="0"/>
    </w:pPr>
    <w:rPr>
      <w:rFonts w:ascii="Arial Black" w:hAnsi="Arial Black"/>
      <w:bCs/>
      <w:color w:val="808080"/>
      <w:spacing w:val="-25"/>
      <w:kern w:val="28"/>
      <w:sz w:val="32"/>
    </w:rPr>
  </w:style>
  <w:style w:type="paragraph" w:styleId="Heading2">
    <w:name w:val="heading 2"/>
    <w:basedOn w:val="Normal"/>
    <w:next w:val="BodyText"/>
    <w:link w:val="Heading2Char"/>
    <w:autoRedefine/>
    <w:qFormat/>
    <w:rsid w:val="00AB5BA9"/>
    <w:pPr>
      <w:keepNext/>
      <w:outlineLvl w:val="1"/>
    </w:pPr>
    <w:rPr>
      <w:rFonts w:ascii="Arial Black" w:hAnsi="Arial Black"/>
      <w:iCs/>
      <w:spacing w:val="-10"/>
      <w:kern w:val="28"/>
      <w:szCs w:val="16"/>
    </w:rPr>
  </w:style>
  <w:style w:type="paragraph" w:styleId="Heading3">
    <w:name w:val="heading 3"/>
    <w:basedOn w:val="Normal"/>
    <w:next w:val="Normal"/>
    <w:link w:val="Heading3Char"/>
    <w:autoRedefine/>
    <w:qFormat/>
    <w:rsid w:val="00A12977"/>
    <w:pPr>
      <w:keepNext/>
      <w:autoSpaceDE w:val="0"/>
      <w:autoSpaceDN w:val="0"/>
      <w:adjustRightInd w:val="0"/>
      <w:outlineLvl w:val="2"/>
    </w:pPr>
    <w:rPr>
      <w:rFonts w:ascii="Arial Black" w:hAnsi="Arial Black"/>
      <w:spacing w:val="-10"/>
      <w:sz w:val="16"/>
      <w:szCs w:val="16"/>
    </w:rPr>
  </w:style>
  <w:style w:type="paragraph" w:styleId="Heading4">
    <w:name w:val="heading 4"/>
    <w:basedOn w:val="Normal"/>
    <w:next w:val="Normal"/>
    <w:link w:val="Heading4Char"/>
    <w:qFormat/>
    <w:rsid w:val="007F2189"/>
    <w:pPr>
      <w:keepNext/>
      <w:outlineLvl w:val="3"/>
    </w:pPr>
    <w:rPr>
      <w:rFonts w:ascii="Garamond" w:hAnsi="Garamond"/>
      <w:bCs/>
      <w:iCs/>
      <w:caps/>
      <w:spacing w:val="30"/>
      <w:sz w:val="16"/>
      <w:szCs w:val="20"/>
    </w:rPr>
  </w:style>
  <w:style w:type="paragraph" w:styleId="Heading5">
    <w:name w:val="heading 5"/>
    <w:basedOn w:val="Normal"/>
    <w:next w:val="BodyText"/>
    <w:link w:val="Heading5Char"/>
    <w:autoRedefine/>
    <w:qFormat/>
    <w:rsid w:val="00AB3D6D"/>
    <w:pPr>
      <w:keepNext/>
      <w:framePr w:w="1800" w:wrap="around" w:vAnchor="text" w:hAnchor="page" w:x="1201" w:y="1"/>
      <w:outlineLvl w:val="4"/>
    </w:pPr>
    <w:rPr>
      <w:rFonts w:ascii="Arial Black" w:hAnsi="Arial Black"/>
      <w:spacing w:val="5"/>
      <w:sz w:val="18"/>
      <w:szCs w:val="20"/>
    </w:rPr>
  </w:style>
  <w:style w:type="paragraph" w:styleId="Heading6">
    <w:name w:val="heading 6"/>
    <w:basedOn w:val="Normal"/>
    <w:next w:val="Normal"/>
    <w:link w:val="Heading6Char"/>
    <w:qFormat/>
    <w:pPr>
      <w:spacing w:before="240" w:after="60"/>
      <w:outlineLvl w:val="5"/>
    </w:pPr>
    <w:rPr>
      <w:b/>
      <w:bCs/>
      <w:sz w:val="22"/>
      <w:szCs w:val="22"/>
    </w:rPr>
  </w:style>
  <w:style w:type="paragraph" w:styleId="Heading7">
    <w:name w:val="heading 7"/>
    <w:basedOn w:val="Normal"/>
    <w:next w:val="Normal"/>
    <w:link w:val="Heading7Char"/>
    <w:qFormat/>
    <w:pPr>
      <w:keepNext/>
      <w:outlineLvl w:val="6"/>
    </w:pPr>
    <w:rPr>
      <w:b/>
      <w:bCs/>
      <w:i/>
      <w:iCs/>
    </w:rPr>
  </w:style>
  <w:style w:type="paragraph" w:styleId="Heading8">
    <w:name w:val="heading 8"/>
    <w:basedOn w:val="Normal"/>
    <w:next w:val="Normal"/>
    <w:link w:val="Heading8Char"/>
    <w:qFormat/>
    <w:pPr>
      <w:keepNext/>
      <w:ind w:left="720" w:hanging="720"/>
      <w:outlineLvl w:val="7"/>
    </w:pPr>
    <w:rPr>
      <w:i/>
      <w:iCs/>
    </w:rPr>
  </w:style>
  <w:style w:type="paragraph" w:styleId="Heading9">
    <w:name w:val="heading 9"/>
    <w:basedOn w:val="Normal"/>
    <w:next w:val="Normal"/>
    <w:link w:val="Heading9Char"/>
    <w:qFormat/>
    <w:pPr>
      <w:keepNext/>
      <w:ind w:left="1440" w:hanging="1440"/>
      <w:outlineLvl w:val="8"/>
    </w:pPr>
    <w:rPr>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b/>
      <w:bCs/>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customStyle="1" w:styleId="Hypertext">
    <w:name w:val="Hypertext"/>
    <w:rPr>
      <w:color w:val="0000FF"/>
      <w:u w:val="single"/>
    </w:rPr>
  </w:style>
  <w:style w:type="paragraph" w:styleId="Subtitle">
    <w:name w:val="Subtitle"/>
    <w:basedOn w:val="Normal"/>
    <w:link w:val="SubtitleChar"/>
    <w:qFormat/>
    <w:rPr>
      <w:b/>
      <w:bCs/>
    </w:rPr>
  </w:style>
  <w:style w:type="character" w:styleId="Hyperlink">
    <w:name w:val="Hyperlink"/>
    <w:basedOn w:val="DefaultParagraphFont"/>
    <w:rPr>
      <w:color w:val="0000FF"/>
      <w:u w:val="single"/>
    </w:rPr>
  </w:style>
  <w:style w:type="paragraph" w:styleId="BodyText">
    <w:name w:val="Body Text"/>
    <w:basedOn w:val="Normal"/>
    <w:link w:val="BodyTextChar"/>
    <w:rPr>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Bullet2">
    <w:name w:val="List Bullet 2"/>
    <w:basedOn w:val="Normal"/>
    <w:autoRedefine/>
    <w:pPr>
      <w:numPr>
        <w:numId w:val="32"/>
      </w:numPr>
    </w:pPr>
  </w:style>
  <w:style w:type="paragraph" w:styleId="List3">
    <w:name w:val="List 3"/>
    <w:basedOn w:val="Normal"/>
    <w:pPr>
      <w:ind w:left="1080" w:hanging="360"/>
    </w:pPr>
  </w:style>
  <w:style w:type="paragraph" w:styleId="FootnoteText">
    <w:name w:val="footnote text"/>
    <w:basedOn w:val="Normal"/>
    <w:link w:val="FootnoteTextChar"/>
    <w:semiHidden/>
    <w:rPr>
      <w:sz w:val="20"/>
      <w:szCs w:val="20"/>
    </w:rPr>
  </w:style>
  <w:style w:type="character" w:styleId="FootnoteReference">
    <w:name w:val="footnote reference"/>
    <w:basedOn w:val="DefaultParagraphFont"/>
    <w:semiHidden/>
    <w:rPr>
      <w:vertAlign w:val="superscript"/>
    </w:rPr>
  </w:style>
  <w:style w:type="paragraph" w:customStyle="1" w:styleId="ReferenceLine">
    <w:name w:val="Reference Line"/>
    <w:basedOn w:val="BodyText"/>
    <w:pPr>
      <w:spacing w:after="120"/>
    </w:pPr>
    <w:rPr>
      <w:b w:val="0"/>
      <w:bCs w:val="0"/>
    </w:rPr>
  </w:style>
  <w:style w:type="paragraph" w:styleId="BodyTextIndent2">
    <w:name w:val="Body Text Indent 2"/>
    <w:basedOn w:val="Normal"/>
    <w:link w:val="BodyTextIndent2Char"/>
    <w:pPr>
      <w:ind w:left="1080" w:hanging="1080"/>
    </w:pPr>
  </w:style>
  <w:style w:type="paragraph" w:styleId="BodyTextIndent">
    <w:name w:val="Body Text Indent"/>
    <w:basedOn w:val="Normal"/>
    <w:link w:val="BodyTextIndentChar"/>
    <w:pPr>
      <w:ind w:left="1620" w:hanging="1620"/>
    </w:pPr>
  </w:style>
  <w:style w:type="paragraph" w:styleId="BodyTextIndent3">
    <w:name w:val="Body Text Indent 3"/>
    <w:basedOn w:val="Normal"/>
    <w:link w:val="BodyTextIndent3Char"/>
    <w:pPr>
      <w:ind w:left="720" w:hanging="720"/>
    </w:pPr>
  </w:style>
  <w:style w:type="paragraph" w:styleId="BodyText3">
    <w:name w:val="Body Text 3"/>
    <w:basedOn w:val="Normal"/>
    <w:link w:val="BodyText3Char"/>
    <w:rPr>
      <w:color w:val="000000"/>
      <w:szCs w:val="35"/>
    </w:rPr>
  </w:style>
  <w:style w:type="paragraph" w:styleId="BodyText2">
    <w:name w:val="Body Text 2"/>
    <w:basedOn w:val="Normal"/>
    <w:link w:val="BodyText2Char"/>
    <w:rPr>
      <w:b/>
      <w:bCs/>
      <w:color w:val="FF0000"/>
    </w:rPr>
  </w:style>
  <w:style w:type="paragraph" w:styleId="PlainText">
    <w:name w:val="Plain Text"/>
    <w:basedOn w:val="Normal"/>
    <w:link w:val="PlainTextChar"/>
    <w:rPr>
      <w:rFonts w:ascii="Courier New" w:hAnsi="Courier New" w:cs="Courier New"/>
      <w:sz w:val="20"/>
      <w:szCs w:val="20"/>
    </w:rPr>
  </w:style>
  <w:style w:type="paragraph" w:customStyle="1" w:styleId="Default">
    <w:name w:val="Default"/>
    <w:pPr>
      <w:autoSpaceDE w:val="0"/>
      <w:autoSpaceDN w:val="0"/>
      <w:adjustRightInd w:val="0"/>
    </w:pPr>
    <w:rPr>
      <w:rFonts w:ascii="Arial,Italic" w:hAnsi="Arial,Italic"/>
      <w:lang w:eastAsia="en-US"/>
    </w:rPr>
  </w:style>
  <w:style w:type="paragraph" w:styleId="BalloonText">
    <w:name w:val="Balloon Text"/>
    <w:basedOn w:val="Normal"/>
    <w:link w:val="BalloonTextChar"/>
    <w:semiHidden/>
    <w:rsid w:val="00332106"/>
    <w:rPr>
      <w:rFonts w:ascii="Tahoma" w:hAnsi="Tahoma" w:cs="Tahoma"/>
      <w:sz w:val="16"/>
      <w:szCs w:val="16"/>
    </w:rPr>
  </w:style>
  <w:style w:type="character" w:customStyle="1" w:styleId="bold-tnr">
    <w:name w:val="bold-tnr"/>
    <w:basedOn w:val="DefaultParagraphFont"/>
    <w:rsid w:val="00BD0A69"/>
  </w:style>
  <w:style w:type="character" w:customStyle="1" w:styleId="xmltimes-new-roman">
    <w:name w:val="xmltimes-new-roman"/>
    <w:basedOn w:val="DefaultParagraphFont"/>
    <w:rsid w:val="00BD0A69"/>
  </w:style>
  <w:style w:type="numbering" w:customStyle="1" w:styleId="StyleBulletedSymbolsymbolBefore0Hanging025">
    <w:name w:val="Style Bulleted Symbol (symbol) Before:  0&quot; Hanging:  0.25&quot;"/>
    <w:basedOn w:val="NoList"/>
    <w:rsid w:val="001109D6"/>
    <w:pPr>
      <w:numPr>
        <w:numId w:val="33"/>
      </w:numPr>
    </w:pPr>
  </w:style>
  <w:style w:type="character" w:customStyle="1" w:styleId="Heading1Char">
    <w:name w:val="Heading 1 Char"/>
    <w:basedOn w:val="DefaultParagraphFont"/>
    <w:link w:val="Heading1"/>
    <w:rsid w:val="00FF4E9D"/>
    <w:rPr>
      <w:rFonts w:ascii="Arial Black" w:hAnsi="Arial Black"/>
      <w:bCs/>
      <w:color w:val="808080"/>
      <w:spacing w:val="-25"/>
      <w:kern w:val="28"/>
      <w:sz w:val="32"/>
      <w:szCs w:val="24"/>
      <w:lang w:val="en-US" w:eastAsia="en-US" w:bidi="ar-SA"/>
    </w:rPr>
  </w:style>
  <w:style w:type="character" w:customStyle="1" w:styleId="Heading2Char">
    <w:name w:val="Heading 2 Char"/>
    <w:basedOn w:val="DefaultParagraphFont"/>
    <w:link w:val="Heading2"/>
    <w:rsid w:val="00AB5BA9"/>
    <w:rPr>
      <w:rFonts w:ascii="Arial Black" w:hAnsi="Arial Black"/>
      <w:iCs/>
      <w:spacing w:val="-10"/>
      <w:kern w:val="28"/>
      <w:sz w:val="24"/>
      <w:szCs w:val="16"/>
    </w:rPr>
  </w:style>
  <w:style w:type="character" w:customStyle="1" w:styleId="HeaderChar">
    <w:name w:val="Header Char"/>
    <w:basedOn w:val="DefaultParagraphFont"/>
    <w:link w:val="Header"/>
    <w:rsid w:val="005F4357"/>
    <w:rPr>
      <w:sz w:val="24"/>
      <w:szCs w:val="24"/>
    </w:rPr>
  </w:style>
  <w:style w:type="character" w:customStyle="1" w:styleId="FooterChar">
    <w:name w:val="Footer Char"/>
    <w:basedOn w:val="DefaultParagraphFont"/>
    <w:link w:val="Footer"/>
    <w:rsid w:val="005F4357"/>
    <w:rPr>
      <w:sz w:val="24"/>
      <w:szCs w:val="24"/>
    </w:rPr>
  </w:style>
  <w:style w:type="character" w:customStyle="1" w:styleId="BodyTextIndentChar">
    <w:name w:val="Body Text Indent Char"/>
    <w:basedOn w:val="DefaultParagraphFont"/>
    <w:link w:val="BodyTextIndent"/>
    <w:rsid w:val="005F4357"/>
    <w:rPr>
      <w:sz w:val="24"/>
      <w:szCs w:val="24"/>
    </w:rPr>
  </w:style>
  <w:style w:type="character" w:customStyle="1" w:styleId="BodyTextIndent2Char">
    <w:name w:val="Body Text Indent 2 Char"/>
    <w:basedOn w:val="DefaultParagraphFont"/>
    <w:link w:val="BodyTextIndent2"/>
    <w:rsid w:val="005F4357"/>
    <w:rPr>
      <w:sz w:val="24"/>
      <w:szCs w:val="24"/>
    </w:rPr>
  </w:style>
  <w:style w:type="character" w:customStyle="1" w:styleId="BodyTextIndent3Char">
    <w:name w:val="Body Text Indent 3 Char"/>
    <w:basedOn w:val="DefaultParagraphFont"/>
    <w:link w:val="BodyTextIndent3"/>
    <w:rsid w:val="005F4357"/>
    <w:rPr>
      <w:sz w:val="24"/>
      <w:szCs w:val="24"/>
    </w:rPr>
  </w:style>
  <w:style w:type="character" w:customStyle="1" w:styleId="Heading3Char">
    <w:name w:val="Heading 3 Char"/>
    <w:basedOn w:val="DefaultParagraphFont"/>
    <w:link w:val="Heading3"/>
    <w:rsid w:val="00A12977"/>
    <w:rPr>
      <w:rFonts w:ascii="Arial Black" w:hAnsi="Arial Black"/>
      <w:spacing w:val="-10"/>
      <w:sz w:val="16"/>
      <w:szCs w:val="16"/>
      <w:lang w:val="en-US" w:eastAsia="en-US" w:bidi="ar-SA"/>
    </w:rPr>
  </w:style>
  <w:style w:type="character" w:customStyle="1" w:styleId="Heading4Char">
    <w:name w:val="Heading 4 Char"/>
    <w:basedOn w:val="DefaultParagraphFont"/>
    <w:link w:val="Heading4"/>
    <w:rsid w:val="007F2189"/>
    <w:rPr>
      <w:rFonts w:ascii="Garamond" w:hAnsi="Garamond"/>
      <w:bCs/>
      <w:iCs/>
      <w:caps/>
      <w:spacing w:val="30"/>
      <w:sz w:val="16"/>
      <w:lang w:val="en-US" w:eastAsia="en-US" w:bidi="ar-SA"/>
    </w:rPr>
  </w:style>
  <w:style w:type="character" w:customStyle="1" w:styleId="Heading5Char">
    <w:name w:val="Heading 5 Char"/>
    <w:basedOn w:val="DefaultParagraphFont"/>
    <w:link w:val="Heading5"/>
    <w:rsid w:val="00AB3D6D"/>
    <w:rPr>
      <w:rFonts w:ascii="Arial Black" w:hAnsi="Arial Black"/>
      <w:spacing w:val="5"/>
      <w:sz w:val="18"/>
      <w:lang w:val="en-US" w:eastAsia="en-US" w:bidi="ar-SA"/>
    </w:rPr>
  </w:style>
  <w:style w:type="character" w:customStyle="1" w:styleId="Heading6Char">
    <w:name w:val="Heading 6 Char"/>
    <w:basedOn w:val="DefaultParagraphFont"/>
    <w:link w:val="Heading6"/>
    <w:rsid w:val="00B226AC"/>
    <w:rPr>
      <w:b/>
      <w:bCs/>
      <w:sz w:val="22"/>
      <w:szCs w:val="22"/>
    </w:rPr>
  </w:style>
  <w:style w:type="character" w:customStyle="1" w:styleId="Heading7Char">
    <w:name w:val="Heading 7 Char"/>
    <w:basedOn w:val="DefaultParagraphFont"/>
    <w:link w:val="Heading7"/>
    <w:rsid w:val="00B226AC"/>
    <w:rPr>
      <w:b/>
      <w:bCs/>
      <w:i/>
      <w:iCs/>
      <w:sz w:val="24"/>
      <w:szCs w:val="24"/>
    </w:rPr>
  </w:style>
  <w:style w:type="character" w:customStyle="1" w:styleId="Heading8Char">
    <w:name w:val="Heading 8 Char"/>
    <w:basedOn w:val="DefaultParagraphFont"/>
    <w:link w:val="Heading8"/>
    <w:rsid w:val="00B226AC"/>
    <w:rPr>
      <w:i/>
      <w:iCs/>
      <w:sz w:val="24"/>
      <w:szCs w:val="24"/>
    </w:rPr>
  </w:style>
  <w:style w:type="character" w:customStyle="1" w:styleId="Heading9Char">
    <w:name w:val="Heading 9 Char"/>
    <w:basedOn w:val="DefaultParagraphFont"/>
    <w:link w:val="Heading9"/>
    <w:rsid w:val="00B226AC"/>
    <w:rPr>
      <w:sz w:val="24"/>
      <w:szCs w:val="24"/>
      <w:u w:val="single"/>
    </w:rPr>
  </w:style>
  <w:style w:type="character" w:customStyle="1" w:styleId="TitleChar">
    <w:name w:val="Title Char"/>
    <w:basedOn w:val="DefaultParagraphFont"/>
    <w:link w:val="Title"/>
    <w:rsid w:val="00B226AC"/>
    <w:rPr>
      <w:b/>
      <w:bCs/>
      <w:sz w:val="24"/>
      <w:szCs w:val="24"/>
    </w:rPr>
  </w:style>
  <w:style w:type="character" w:customStyle="1" w:styleId="SubtitleChar">
    <w:name w:val="Subtitle Char"/>
    <w:basedOn w:val="DefaultParagraphFont"/>
    <w:link w:val="Subtitle"/>
    <w:rsid w:val="00B226AC"/>
    <w:rPr>
      <w:b/>
      <w:bCs/>
      <w:sz w:val="24"/>
      <w:szCs w:val="24"/>
    </w:rPr>
  </w:style>
  <w:style w:type="character" w:customStyle="1" w:styleId="BodyTextChar">
    <w:name w:val="Body Text Char"/>
    <w:basedOn w:val="DefaultParagraphFont"/>
    <w:link w:val="BodyText"/>
    <w:rsid w:val="00B226AC"/>
    <w:rPr>
      <w:b/>
      <w:bCs/>
      <w:sz w:val="24"/>
      <w:szCs w:val="24"/>
    </w:rPr>
  </w:style>
  <w:style w:type="character" w:customStyle="1" w:styleId="FootnoteTextChar">
    <w:name w:val="Footnote Text Char"/>
    <w:basedOn w:val="DefaultParagraphFont"/>
    <w:link w:val="FootnoteText"/>
    <w:semiHidden/>
    <w:rsid w:val="00B226AC"/>
  </w:style>
  <w:style w:type="character" w:customStyle="1" w:styleId="BodyText3Char">
    <w:name w:val="Body Text 3 Char"/>
    <w:basedOn w:val="DefaultParagraphFont"/>
    <w:link w:val="BodyText3"/>
    <w:rsid w:val="00B226AC"/>
    <w:rPr>
      <w:color w:val="000000"/>
      <w:sz w:val="24"/>
      <w:szCs w:val="35"/>
    </w:rPr>
  </w:style>
  <w:style w:type="character" w:customStyle="1" w:styleId="BodyText2Char">
    <w:name w:val="Body Text 2 Char"/>
    <w:basedOn w:val="DefaultParagraphFont"/>
    <w:link w:val="BodyText2"/>
    <w:rsid w:val="00B226AC"/>
    <w:rPr>
      <w:b/>
      <w:bCs/>
      <w:color w:val="FF0000"/>
      <w:sz w:val="24"/>
      <w:szCs w:val="24"/>
    </w:rPr>
  </w:style>
  <w:style w:type="character" w:customStyle="1" w:styleId="PlainTextChar">
    <w:name w:val="Plain Text Char"/>
    <w:basedOn w:val="DefaultParagraphFont"/>
    <w:link w:val="PlainText"/>
    <w:rsid w:val="00B226AC"/>
    <w:rPr>
      <w:rFonts w:ascii="Courier New" w:hAnsi="Courier New" w:cs="Courier New"/>
    </w:rPr>
  </w:style>
  <w:style w:type="character" w:customStyle="1" w:styleId="BalloonTextChar">
    <w:name w:val="Balloon Text Char"/>
    <w:basedOn w:val="DefaultParagraphFont"/>
    <w:link w:val="BalloonText"/>
    <w:semiHidden/>
    <w:rsid w:val="00B226AC"/>
    <w:rPr>
      <w:rFonts w:ascii="Tahoma" w:hAnsi="Tahoma" w:cs="Tahoma"/>
      <w:sz w:val="16"/>
      <w:szCs w:val="16"/>
    </w:rPr>
  </w:style>
  <w:style w:type="character" w:styleId="Strong">
    <w:name w:val="Strong"/>
    <w:basedOn w:val="DefaultParagraphFont"/>
    <w:qFormat/>
    <w:rsid w:val="00DB3602"/>
    <w:rPr>
      <w:b/>
      <w:bCs/>
    </w:rPr>
  </w:style>
  <w:style w:type="paragraph" w:styleId="DocumentMap">
    <w:name w:val="Document Map"/>
    <w:basedOn w:val="Normal"/>
    <w:semiHidden/>
    <w:rsid w:val="00E310B1"/>
    <w:pPr>
      <w:shd w:val="clear" w:color="auto" w:fill="000080"/>
    </w:pPr>
    <w:rPr>
      <w:rFonts w:ascii="Tahoma" w:hAnsi="Tahoma" w:cs="Tahoma"/>
      <w:sz w:val="20"/>
      <w:szCs w:val="20"/>
    </w:rPr>
  </w:style>
  <w:style w:type="paragraph" w:customStyle="1" w:styleId="ChapterTitle">
    <w:name w:val="Chapter Title"/>
    <w:basedOn w:val="Normal"/>
    <w:next w:val="Normal"/>
    <w:rsid w:val="00D752BC"/>
    <w:pPr>
      <w:keepNext/>
      <w:keepLines/>
      <w:spacing w:before="480" w:after="360" w:line="440" w:lineRule="atLeast"/>
      <w:ind w:right="2160"/>
    </w:pPr>
    <w:rPr>
      <w:rFonts w:ascii="Arial Black" w:hAnsi="Arial Black"/>
      <w:color w:val="808080"/>
      <w:spacing w:val="-35"/>
      <w:kern w:val="28"/>
      <w:sz w:val="44"/>
      <w:szCs w:val="20"/>
    </w:rPr>
  </w:style>
  <w:style w:type="paragraph" w:styleId="Caption">
    <w:name w:val="caption"/>
    <w:basedOn w:val="Normal"/>
    <w:next w:val="Normal"/>
    <w:qFormat/>
    <w:rsid w:val="00960617"/>
    <w:rPr>
      <w:b/>
      <w:bCs/>
      <w:sz w:val="20"/>
      <w:szCs w:val="20"/>
    </w:rPr>
  </w:style>
  <w:style w:type="character" w:styleId="FollowedHyperlink">
    <w:name w:val="FollowedHyperlink"/>
    <w:basedOn w:val="DefaultParagraphFont"/>
    <w:rsid w:val="00524A77"/>
    <w:rPr>
      <w:color w:val="800080"/>
      <w:u w:val="single"/>
    </w:rPr>
  </w:style>
  <w:style w:type="paragraph" w:styleId="Date">
    <w:name w:val="Date"/>
    <w:basedOn w:val="Normal"/>
    <w:next w:val="Normal"/>
    <w:rsid w:val="00461298"/>
  </w:style>
  <w:style w:type="paragraph" w:styleId="TOC1">
    <w:name w:val="toc 1"/>
    <w:basedOn w:val="Normal"/>
    <w:next w:val="Normal"/>
    <w:autoRedefine/>
    <w:semiHidden/>
    <w:rsid w:val="00AF7CFA"/>
  </w:style>
  <w:style w:type="character" w:customStyle="1" w:styleId="CharChar20">
    <w:name w:val="Char Char20"/>
    <w:basedOn w:val="DefaultParagraphFont"/>
    <w:locked/>
    <w:rsid w:val="00F85D8F"/>
    <w:rPr>
      <w:rFonts w:ascii="Arial Black" w:hAnsi="Arial Black"/>
      <w:spacing w:val="-10"/>
      <w:kern w:val="28"/>
      <w:sz w:val="24"/>
      <w:szCs w:val="16"/>
      <w:lang w:val="en-US" w:eastAsia="en-US" w:bidi="ar-SA"/>
    </w:rPr>
  </w:style>
  <w:style w:type="paragraph" w:styleId="NormalWeb">
    <w:name w:val="Normal (Web)"/>
    <w:basedOn w:val="Normal"/>
    <w:uiPriority w:val="99"/>
    <w:unhideWhenUsed/>
    <w:rsid w:val="00551F34"/>
    <w:pPr>
      <w:spacing w:before="96" w:after="120" w:line="360" w:lineRule="atLeast"/>
    </w:pPr>
  </w:style>
  <w:style w:type="paragraph" w:customStyle="1" w:styleId="CM75">
    <w:name w:val="CM75"/>
    <w:basedOn w:val="Default"/>
    <w:next w:val="Default"/>
    <w:rsid w:val="003D4A96"/>
    <w:rPr>
      <w:rFonts w:ascii="Arial Black" w:eastAsia="SimSun" w:hAnsi="Arial Black"/>
      <w:sz w:val="24"/>
      <w:szCs w:val="24"/>
      <w:lang w:eastAsia="zh-CN"/>
    </w:rPr>
  </w:style>
  <w:style w:type="character" w:customStyle="1" w:styleId="rule-text">
    <w:name w:val="rule-text"/>
    <w:basedOn w:val="DefaultParagraphFont"/>
    <w:rsid w:val="00E878BA"/>
  </w:style>
  <w:style w:type="paragraph" w:styleId="ListBullet">
    <w:name w:val="List Bullet"/>
    <w:basedOn w:val="Normal"/>
    <w:rsid w:val="003D52E2"/>
    <w:pPr>
      <w:numPr>
        <w:numId w:val="48"/>
      </w:numPr>
    </w:pPr>
  </w:style>
</w:styles>
</file>

<file path=word/webSettings.xml><?xml version="1.0" encoding="utf-8"?>
<w:webSettings xmlns:r="http://schemas.openxmlformats.org/officeDocument/2006/relationships" xmlns:w="http://schemas.openxmlformats.org/wordprocessingml/2006/main">
  <w:divs>
    <w:div w:id="479270674">
      <w:bodyDiv w:val="1"/>
      <w:marLeft w:val="0"/>
      <w:marRight w:val="0"/>
      <w:marTop w:val="0"/>
      <w:marBottom w:val="0"/>
      <w:divBdr>
        <w:top w:val="none" w:sz="0" w:space="0" w:color="auto"/>
        <w:left w:val="none" w:sz="0" w:space="0" w:color="auto"/>
        <w:bottom w:val="none" w:sz="0" w:space="0" w:color="auto"/>
        <w:right w:val="none" w:sz="0" w:space="0" w:color="auto"/>
      </w:divBdr>
      <w:divsChild>
        <w:div w:id="2092041187">
          <w:marLeft w:val="0"/>
          <w:marRight w:val="0"/>
          <w:marTop w:val="0"/>
          <w:marBottom w:val="0"/>
          <w:divBdr>
            <w:top w:val="none" w:sz="0" w:space="0" w:color="auto"/>
            <w:left w:val="none" w:sz="0" w:space="0" w:color="auto"/>
            <w:bottom w:val="none" w:sz="0" w:space="0" w:color="auto"/>
            <w:right w:val="none" w:sz="0" w:space="0" w:color="auto"/>
          </w:divBdr>
          <w:divsChild>
            <w:div w:id="1290939722">
              <w:marLeft w:val="-2928"/>
              <w:marRight w:val="0"/>
              <w:marTop w:val="0"/>
              <w:marBottom w:val="144"/>
              <w:divBdr>
                <w:top w:val="none" w:sz="0" w:space="0" w:color="auto"/>
                <w:left w:val="none" w:sz="0" w:space="0" w:color="auto"/>
                <w:bottom w:val="none" w:sz="0" w:space="0" w:color="auto"/>
                <w:right w:val="none" w:sz="0" w:space="0" w:color="auto"/>
              </w:divBdr>
              <w:divsChild>
                <w:div w:id="277954046">
                  <w:marLeft w:val="2928"/>
                  <w:marRight w:val="0"/>
                  <w:marTop w:val="720"/>
                  <w:marBottom w:val="0"/>
                  <w:divBdr>
                    <w:top w:val="single" w:sz="6" w:space="0" w:color="AAAAAA"/>
                    <w:left w:val="single" w:sz="6" w:space="0" w:color="AAAAAA"/>
                    <w:bottom w:val="single" w:sz="6" w:space="0" w:color="AAAAAA"/>
                    <w:right w:val="none" w:sz="0" w:space="0" w:color="auto"/>
                  </w:divBdr>
                  <w:divsChild>
                    <w:div w:id="6437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82970">
      <w:bodyDiv w:val="1"/>
      <w:marLeft w:val="0"/>
      <w:marRight w:val="0"/>
      <w:marTop w:val="0"/>
      <w:marBottom w:val="0"/>
      <w:divBdr>
        <w:top w:val="none" w:sz="0" w:space="0" w:color="auto"/>
        <w:left w:val="none" w:sz="0" w:space="0" w:color="auto"/>
        <w:bottom w:val="none" w:sz="0" w:space="0" w:color="auto"/>
        <w:right w:val="none" w:sz="0" w:space="0" w:color="auto"/>
      </w:divBdr>
    </w:div>
    <w:div w:id="705373677">
      <w:bodyDiv w:val="1"/>
      <w:marLeft w:val="0"/>
      <w:marRight w:val="0"/>
      <w:marTop w:val="0"/>
      <w:marBottom w:val="0"/>
      <w:divBdr>
        <w:top w:val="none" w:sz="0" w:space="0" w:color="auto"/>
        <w:left w:val="none" w:sz="0" w:space="0" w:color="auto"/>
        <w:bottom w:val="none" w:sz="0" w:space="0" w:color="auto"/>
        <w:right w:val="none" w:sz="0" w:space="0" w:color="auto"/>
      </w:divBdr>
    </w:div>
    <w:div w:id="879441556">
      <w:bodyDiv w:val="1"/>
      <w:marLeft w:val="0"/>
      <w:marRight w:val="0"/>
      <w:marTop w:val="0"/>
      <w:marBottom w:val="0"/>
      <w:divBdr>
        <w:top w:val="none" w:sz="0" w:space="0" w:color="auto"/>
        <w:left w:val="none" w:sz="0" w:space="0" w:color="auto"/>
        <w:bottom w:val="none" w:sz="0" w:space="0" w:color="auto"/>
        <w:right w:val="none" w:sz="0" w:space="0" w:color="auto"/>
      </w:divBdr>
      <w:divsChild>
        <w:div w:id="181093806">
          <w:marLeft w:val="0"/>
          <w:marRight w:val="0"/>
          <w:marTop w:val="0"/>
          <w:marBottom w:val="0"/>
          <w:divBdr>
            <w:top w:val="none" w:sz="0" w:space="0" w:color="auto"/>
            <w:left w:val="none" w:sz="0" w:space="0" w:color="auto"/>
            <w:bottom w:val="none" w:sz="0" w:space="0" w:color="auto"/>
            <w:right w:val="none" w:sz="0" w:space="0" w:color="auto"/>
          </w:divBdr>
          <w:divsChild>
            <w:div w:id="372728712">
              <w:marLeft w:val="0"/>
              <w:marRight w:val="0"/>
              <w:marTop w:val="0"/>
              <w:marBottom w:val="0"/>
              <w:divBdr>
                <w:top w:val="none" w:sz="0" w:space="0" w:color="auto"/>
                <w:left w:val="none" w:sz="0" w:space="0" w:color="auto"/>
                <w:bottom w:val="none" w:sz="0" w:space="0" w:color="auto"/>
                <w:right w:val="none" w:sz="0" w:space="0" w:color="auto"/>
              </w:divBdr>
            </w:div>
            <w:div w:id="499660340">
              <w:marLeft w:val="0"/>
              <w:marRight w:val="0"/>
              <w:marTop w:val="0"/>
              <w:marBottom w:val="0"/>
              <w:divBdr>
                <w:top w:val="none" w:sz="0" w:space="0" w:color="auto"/>
                <w:left w:val="none" w:sz="0" w:space="0" w:color="auto"/>
                <w:bottom w:val="none" w:sz="0" w:space="0" w:color="auto"/>
                <w:right w:val="none" w:sz="0" w:space="0" w:color="auto"/>
              </w:divBdr>
            </w:div>
            <w:div w:id="654840026">
              <w:marLeft w:val="0"/>
              <w:marRight w:val="0"/>
              <w:marTop w:val="0"/>
              <w:marBottom w:val="0"/>
              <w:divBdr>
                <w:top w:val="none" w:sz="0" w:space="0" w:color="auto"/>
                <w:left w:val="none" w:sz="0" w:space="0" w:color="auto"/>
                <w:bottom w:val="none" w:sz="0" w:space="0" w:color="auto"/>
                <w:right w:val="none" w:sz="0" w:space="0" w:color="auto"/>
              </w:divBdr>
            </w:div>
            <w:div w:id="805701801">
              <w:marLeft w:val="0"/>
              <w:marRight w:val="0"/>
              <w:marTop w:val="0"/>
              <w:marBottom w:val="0"/>
              <w:divBdr>
                <w:top w:val="none" w:sz="0" w:space="0" w:color="auto"/>
                <w:left w:val="none" w:sz="0" w:space="0" w:color="auto"/>
                <w:bottom w:val="none" w:sz="0" w:space="0" w:color="auto"/>
                <w:right w:val="none" w:sz="0" w:space="0" w:color="auto"/>
              </w:divBdr>
            </w:div>
            <w:div w:id="1406301997">
              <w:marLeft w:val="0"/>
              <w:marRight w:val="0"/>
              <w:marTop w:val="0"/>
              <w:marBottom w:val="0"/>
              <w:divBdr>
                <w:top w:val="none" w:sz="0" w:space="0" w:color="auto"/>
                <w:left w:val="none" w:sz="0" w:space="0" w:color="auto"/>
                <w:bottom w:val="none" w:sz="0" w:space="0" w:color="auto"/>
                <w:right w:val="none" w:sz="0" w:space="0" w:color="auto"/>
              </w:divBdr>
            </w:div>
            <w:div w:id="21333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2631">
      <w:bodyDiv w:val="1"/>
      <w:marLeft w:val="0"/>
      <w:marRight w:val="0"/>
      <w:marTop w:val="0"/>
      <w:marBottom w:val="0"/>
      <w:divBdr>
        <w:top w:val="none" w:sz="0" w:space="0" w:color="auto"/>
        <w:left w:val="none" w:sz="0" w:space="0" w:color="auto"/>
        <w:bottom w:val="none" w:sz="0" w:space="0" w:color="auto"/>
        <w:right w:val="none" w:sz="0" w:space="0" w:color="auto"/>
      </w:divBdr>
      <w:divsChild>
        <w:div w:id="1223250228">
          <w:marLeft w:val="0"/>
          <w:marRight w:val="0"/>
          <w:marTop w:val="0"/>
          <w:marBottom w:val="0"/>
          <w:divBdr>
            <w:top w:val="none" w:sz="0" w:space="0" w:color="auto"/>
            <w:left w:val="none" w:sz="0" w:space="0" w:color="auto"/>
            <w:bottom w:val="none" w:sz="0" w:space="0" w:color="auto"/>
            <w:right w:val="none" w:sz="0" w:space="0" w:color="auto"/>
          </w:divBdr>
          <w:divsChild>
            <w:div w:id="400569546">
              <w:marLeft w:val="0"/>
              <w:marRight w:val="0"/>
              <w:marTop w:val="0"/>
              <w:marBottom w:val="0"/>
              <w:divBdr>
                <w:top w:val="none" w:sz="0" w:space="0" w:color="auto"/>
                <w:left w:val="none" w:sz="0" w:space="0" w:color="auto"/>
                <w:bottom w:val="none" w:sz="0" w:space="0" w:color="auto"/>
                <w:right w:val="none" w:sz="0" w:space="0" w:color="auto"/>
              </w:divBdr>
            </w:div>
            <w:div w:id="467816833">
              <w:marLeft w:val="0"/>
              <w:marRight w:val="0"/>
              <w:marTop w:val="0"/>
              <w:marBottom w:val="0"/>
              <w:divBdr>
                <w:top w:val="none" w:sz="0" w:space="0" w:color="auto"/>
                <w:left w:val="none" w:sz="0" w:space="0" w:color="auto"/>
                <w:bottom w:val="none" w:sz="0" w:space="0" w:color="auto"/>
                <w:right w:val="none" w:sz="0" w:space="0" w:color="auto"/>
              </w:divBdr>
            </w:div>
            <w:div w:id="1411196061">
              <w:marLeft w:val="0"/>
              <w:marRight w:val="0"/>
              <w:marTop w:val="0"/>
              <w:marBottom w:val="0"/>
              <w:divBdr>
                <w:top w:val="none" w:sz="0" w:space="0" w:color="auto"/>
                <w:left w:val="none" w:sz="0" w:space="0" w:color="auto"/>
                <w:bottom w:val="none" w:sz="0" w:space="0" w:color="auto"/>
                <w:right w:val="none" w:sz="0" w:space="0" w:color="auto"/>
              </w:divBdr>
            </w:div>
            <w:div w:id="1426069087">
              <w:marLeft w:val="0"/>
              <w:marRight w:val="0"/>
              <w:marTop w:val="0"/>
              <w:marBottom w:val="0"/>
              <w:divBdr>
                <w:top w:val="none" w:sz="0" w:space="0" w:color="auto"/>
                <w:left w:val="none" w:sz="0" w:space="0" w:color="auto"/>
                <w:bottom w:val="none" w:sz="0" w:space="0" w:color="auto"/>
                <w:right w:val="none" w:sz="0" w:space="0" w:color="auto"/>
              </w:divBdr>
            </w:div>
            <w:div w:id="1546940915">
              <w:marLeft w:val="0"/>
              <w:marRight w:val="0"/>
              <w:marTop w:val="0"/>
              <w:marBottom w:val="0"/>
              <w:divBdr>
                <w:top w:val="none" w:sz="0" w:space="0" w:color="auto"/>
                <w:left w:val="none" w:sz="0" w:space="0" w:color="auto"/>
                <w:bottom w:val="none" w:sz="0" w:space="0" w:color="auto"/>
                <w:right w:val="none" w:sz="0" w:space="0" w:color="auto"/>
              </w:divBdr>
            </w:div>
            <w:div w:id="19312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6517">
      <w:bodyDiv w:val="1"/>
      <w:marLeft w:val="0"/>
      <w:marRight w:val="0"/>
      <w:marTop w:val="0"/>
      <w:marBottom w:val="0"/>
      <w:divBdr>
        <w:top w:val="none" w:sz="0" w:space="0" w:color="auto"/>
        <w:left w:val="none" w:sz="0" w:space="0" w:color="auto"/>
        <w:bottom w:val="none" w:sz="0" w:space="0" w:color="auto"/>
        <w:right w:val="none" w:sz="0" w:space="0" w:color="auto"/>
      </w:divBdr>
    </w:div>
    <w:div w:id="1674600344">
      <w:bodyDiv w:val="1"/>
      <w:marLeft w:val="0"/>
      <w:marRight w:val="0"/>
      <w:marTop w:val="0"/>
      <w:marBottom w:val="0"/>
      <w:divBdr>
        <w:top w:val="none" w:sz="0" w:space="0" w:color="auto"/>
        <w:left w:val="none" w:sz="0" w:space="0" w:color="auto"/>
        <w:bottom w:val="none" w:sz="0" w:space="0" w:color="auto"/>
        <w:right w:val="none" w:sz="0" w:space="0" w:color="auto"/>
      </w:divBdr>
    </w:div>
    <w:div w:id="1967540325">
      <w:bodyDiv w:val="1"/>
      <w:marLeft w:val="0"/>
      <w:marRight w:val="0"/>
      <w:marTop w:val="0"/>
      <w:marBottom w:val="0"/>
      <w:divBdr>
        <w:top w:val="none" w:sz="0" w:space="0" w:color="auto"/>
        <w:left w:val="none" w:sz="0" w:space="0" w:color="auto"/>
        <w:bottom w:val="none" w:sz="0" w:space="0" w:color="auto"/>
        <w:right w:val="none" w:sz="0" w:space="0" w:color="auto"/>
      </w:divBdr>
    </w:div>
    <w:div w:id="209532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5.bin"/><Relationship Id="rId26" Type="http://schemas.openxmlformats.org/officeDocument/2006/relationships/image" Target="media/image12.jpeg"/><Relationship Id="rId39"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image" Target="media/image22.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oleObject" Target="embeddings/oleObject11.bin"/><Relationship Id="rId38" Type="http://schemas.openxmlformats.org/officeDocument/2006/relationships/image" Target="media/image19.jpeg"/><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oleObject" Target="embeddings/oleObject6.bin"/><Relationship Id="rId29" Type="http://schemas.openxmlformats.org/officeDocument/2006/relationships/image" Target="media/image14.png"/><Relationship Id="rId41" Type="http://schemas.openxmlformats.org/officeDocument/2006/relationships/oleObject" Target="embeddings/oleObject1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oleObject" Target="embeddings/oleObject8.bin"/><Relationship Id="rId32" Type="http://schemas.openxmlformats.org/officeDocument/2006/relationships/image" Target="media/image16.png"/><Relationship Id="rId37" Type="http://schemas.openxmlformats.org/officeDocument/2006/relationships/oleObject" Target="embeddings/oleObject13.bin"/><Relationship Id="rId40" Type="http://schemas.openxmlformats.org/officeDocument/2006/relationships/image" Target="media/image21.png"/><Relationship Id="rId45" Type="http://schemas.openxmlformats.org/officeDocument/2006/relationships/oleObject" Target="embeddings/oleObject16.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oleObject" Target="embeddings/oleObject9.bin"/><Relationship Id="rId36" Type="http://schemas.openxmlformats.org/officeDocument/2006/relationships/image" Target="media/image18.png"/><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image" Target="media/image15.jpeg"/><Relationship Id="rId44"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oleObject" Target="embeddings/oleObject7.bin"/><Relationship Id="rId27" Type="http://schemas.openxmlformats.org/officeDocument/2006/relationships/image" Target="media/image13.png"/><Relationship Id="rId30" Type="http://schemas.openxmlformats.org/officeDocument/2006/relationships/oleObject" Target="embeddings/oleObject10.bin"/><Relationship Id="rId35" Type="http://schemas.openxmlformats.org/officeDocument/2006/relationships/oleObject" Target="embeddings/oleObject12.bin"/><Relationship Id="rId43" Type="http://schemas.openxmlformats.org/officeDocument/2006/relationships/oleObject" Target="embeddings/oleObject15.bin"/><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39</Pages>
  <Words>1996</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Integrating Resources</vt:lpstr>
    </vt:vector>
  </TitlesOfParts>
  <Company/>
  <LinksUpToDate>false</LinksUpToDate>
  <CharactersWithSpaces>12760</CharactersWithSpaces>
  <SharedDoc>false</SharedDoc>
  <HLinks>
    <vt:vector size="234" baseType="variant">
      <vt:variant>
        <vt:i4>3276848</vt:i4>
      </vt:variant>
      <vt:variant>
        <vt:i4>209</vt:i4>
      </vt:variant>
      <vt:variant>
        <vt:i4>0</vt:i4>
      </vt:variant>
      <vt:variant>
        <vt:i4>5</vt:i4>
      </vt:variant>
      <vt:variant>
        <vt:lpwstr>http://www.loc.gov/acq/conser/IR-form.html</vt:lpwstr>
      </vt:variant>
      <vt:variant>
        <vt:lpwstr/>
      </vt:variant>
      <vt:variant>
        <vt:i4>3276848</vt:i4>
      </vt:variant>
      <vt:variant>
        <vt:i4>195</vt:i4>
      </vt:variant>
      <vt:variant>
        <vt:i4>0</vt:i4>
      </vt:variant>
      <vt:variant>
        <vt:i4>5</vt:i4>
      </vt:variant>
      <vt:variant>
        <vt:lpwstr>http://www.loc.gov/acq/conser/IR-form.html</vt:lpwstr>
      </vt:variant>
      <vt:variant>
        <vt:lpwstr/>
      </vt:variant>
      <vt:variant>
        <vt:i4>5505047</vt:i4>
      </vt:variant>
      <vt:variant>
        <vt:i4>192</vt:i4>
      </vt:variant>
      <vt:variant>
        <vt:i4>0</vt:i4>
      </vt:variant>
      <vt:variant>
        <vt:i4>5</vt:i4>
      </vt:variant>
      <vt:variant>
        <vt:lpwstr>http://www.loc.gov/catdir/pcc/archive/tglnkentr-rpt05.pdf</vt:lpwstr>
      </vt:variant>
      <vt:variant>
        <vt:lpwstr/>
      </vt:variant>
      <vt:variant>
        <vt:i4>1835028</vt:i4>
      </vt:variant>
      <vt:variant>
        <vt:i4>189</vt:i4>
      </vt:variant>
      <vt:variant>
        <vt:i4>0</vt:i4>
      </vt:variant>
      <vt:variant>
        <vt:i4>5</vt:i4>
      </vt:variant>
      <vt:variant>
        <vt:lpwstr>http://www.loc.gov/acq/conser/purl/documentation.htm</vt:lpwstr>
      </vt:variant>
      <vt:variant>
        <vt:lpwstr/>
      </vt:variant>
      <vt:variant>
        <vt:i4>6160398</vt:i4>
      </vt:variant>
      <vt:variant>
        <vt:i4>186</vt:i4>
      </vt:variant>
      <vt:variant>
        <vt:i4>0</vt:i4>
      </vt:variant>
      <vt:variant>
        <vt:i4>5</vt:i4>
      </vt:variant>
      <vt:variant>
        <vt:lpwstr>http://desktop.loc.gov/nxt/gateway.dll?f=qlhitlist$qlhitlist_x=Advanced$qlhitlist_vpc=first$qlhitlist_xsl=querylink.xsl$qlhitlist_sel=title;path;content-type;home-title$qlhitlist_d=%7bAacr2%7d$qlhitlist_q=%5bfield%20folio-destination-name:'Title%20proper%2Fglossary'%5d$qlhitlist_md=target-id=0-0-0-731</vt:lpwstr>
      </vt:variant>
      <vt:variant>
        <vt:lpwstr/>
      </vt:variant>
      <vt:variant>
        <vt:i4>5898314</vt:i4>
      </vt:variant>
      <vt:variant>
        <vt:i4>180</vt:i4>
      </vt:variant>
      <vt:variant>
        <vt:i4>0</vt:i4>
      </vt:variant>
      <vt:variant>
        <vt:i4>5</vt:i4>
      </vt:variant>
      <vt:variant>
        <vt:lpwstr>http://documents.un.org/</vt:lpwstr>
      </vt:variant>
      <vt:variant>
        <vt:lpwstr/>
      </vt:variant>
      <vt:variant>
        <vt:i4>196608</vt:i4>
      </vt:variant>
      <vt:variant>
        <vt:i4>144</vt:i4>
      </vt:variant>
      <vt:variant>
        <vt:i4>0</vt:i4>
      </vt:variant>
      <vt:variant>
        <vt:i4>5</vt:i4>
      </vt:variant>
      <vt:variant>
        <vt:lpwstr>http://www.loc.gov/cds/training.html</vt:lpwstr>
      </vt:variant>
      <vt:variant>
        <vt:lpwstr>ircw</vt:lpwstr>
      </vt:variant>
      <vt:variant>
        <vt:i4>2687085</vt:i4>
      </vt:variant>
      <vt:variant>
        <vt:i4>141</vt:i4>
      </vt:variant>
      <vt:variant>
        <vt:i4>0</vt:i4>
      </vt:variant>
      <vt:variant>
        <vt:i4>5</vt:i4>
      </vt:variant>
      <vt:variant>
        <vt:lpwstr>http://www.diglib.org/pubs/dlf102/</vt:lpwstr>
      </vt:variant>
      <vt:variant>
        <vt:lpwstr/>
      </vt:variant>
      <vt:variant>
        <vt:i4>1769541</vt:i4>
      </vt:variant>
      <vt:variant>
        <vt:i4>138</vt:i4>
      </vt:variant>
      <vt:variant>
        <vt:i4>0</vt:i4>
      </vt:variant>
      <vt:variant>
        <vt:i4>5</vt:i4>
      </vt:variant>
      <vt:variant>
        <vt:lpwstr>http://www.ala.org/ala/alctscontent/pubsbucket/webpublications/cataloging/newrecord/differences07.pdf</vt:lpwstr>
      </vt:variant>
      <vt:variant>
        <vt:lpwstr/>
      </vt:variant>
      <vt:variant>
        <vt:i4>3604517</vt:i4>
      </vt:variant>
      <vt:variant>
        <vt:i4>135</vt:i4>
      </vt:variant>
      <vt:variant>
        <vt:i4>0</vt:i4>
      </vt:variant>
      <vt:variant>
        <vt:i4>5</vt:i4>
      </vt:variant>
      <vt:variant>
        <vt:lpwstr>http://www.loc.gov/catdir/pcc/bibco/bpm.pdf</vt:lpwstr>
      </vt:variant>
      <vt:variant>
        <vt:lpwstr/>
      </vt:variant>
      <vt:variant>
        <vt:i4>589839</vt:i4>
      </vt:variant>
      <vt:variant>
        <vt:i4>132</vt:i4>
      </vt:variant>
      <vt:variant>
        <vt:i4>0</vt:i4>
      </vt:variant>
      <vt:variant>
        <vt:i4>5</vt:i4>
      </vt:variant>
      <vt:variant>
        <vt:lpwstr>http://ublib.buffalo.edu/libraries/units/cts/olac/capc/stnir.html</vt:lpwstr>
      </vt:variant>
      <vt:variant>
        <vt:lpwstr/>
      </vt:variant>
      <vt:variant>
        <vt:i4>1245241</vt:i4>
      </vt:variant>
      <vt:variant>
        <vt:i4>125</vt:i4>
      </vt:variant>
      <vt:variant>
        <vt:i4>0</vt:i4>
      </vt:variant>
      <vt:variant>
        <vt:i4>5</vt:i4>
      </vt:variant>
      <vt:variant>
        <vt:lpwstr/>
      </vt:variant>
      <vt:variant>
        <vt:lpwstr>_Toc205193765</vt:lpwstr>
      </vt:variant>
      <vt:variant>
        <vt:i4>1245241</vt:i4>
      </vt:variant>
      <vt:variant>
        <vt:i4>119</vt:i4>
      </vt:variant>
      <vt:variant>
        <vt:i4>0</vt:i4>
      </vt:variant>
      <vt:variant>
        <vt:i4>5</vt:i4>
      </vt:variant>
      <vt:variant>
        <vt:lpwstr/>
      </vt:variant>
      <vt:variant>
        <vt:lpwstr>_Toc205193764</vt:lpwstr>
      </vt:variant>
      <vt:variant>
        <vt:i4>1245241</vt:i4>
      </vt:variant>
      <vt:variant>
        <vt:i4>113</vt:i4>
      </vt:variant>
      <vt:variant>
        <vt:i4>0</vt:i4>
      </vt:variant>
      <vt:variant>
        <vt:i4>5</vt:i4>
      </vt:variant>
      <vt:variant>
        <vt:lpwstr/>
      </vt:variant>
      <vt:variant>
        <vt:lpwstr>_Toc205193763</vt:lpwstr>
      </vt:variant>
      <vt:variant>
        <vt:i4>1245241</vt:i4>
      </vt:variant>
      <vt:variant>
        <vt:i4>107</vt:i4>
      </vt:variant>
      <vt:variant>
        <vt:i4>0</vt:i4>
      </vt:variant>
      <vt:variant>
        <vt:i4>5</vt:i4>
      </vt:variant>
      <vt:variant>
        <vt:lpwstr/>
      </vt:variant>
      <vt:variant>
        <vt:lpwstr>_Toc205193762</vt:lpwstr>
      </vt:variant>
      <vt:variant>
        <vt:i4>1245241</vt:i4>
      </vt:variant>
      <vt:variant>
        <vt:i4>101</vt:i4>
      </vt:variant>
      <vt:variant>
        <vt:i4>0</vt:i4>
      </vt:variant>
      <vt:variant>
        <vt:i4>5</vt:i4>
      </vt:variant>
      <vt:variant>
        <vt:lpwstr/>
      </vt:variant>
      <vt:variant>
        <vt:lpwstr>_Toc205193761</vt:lpwstr>
      </vt:variant>
      <vt:variant>
        <vt:i4>1048633</vt:i4>
      </vt:variant>
      <vt:variant>
        <vt:i4>95</vt:i4>
      </vt:variant>
      <vt:variant>
        <vt:i4>0</vt:i4>
      </vt:variant>
      <vt:variant>
        <vt:i4>5</vt:i4>
      </vt:variant>
      <vt:variant>
        <vt:lpwstr/>
      </vt:variant>
      <vt:variant>
        <vt:lpwstr>_Toc205193759</vt:lpwstr>
      </vt:variant>
      <vt:variant>
        <vt:i4>1048633</vt:i4>
      </vt:variant>
      <vt:variant>
        <vt:i4>89</vt:i4>
      </vt:variant>
      <vt:variant>
        <vt:i4>0</vt:i4>
      </vt:variant>
      <vt:variant>
        <vt:i4>5</vt:i4>
      </vt:variant>
      <vt:variant>
        <vt:lpwstr/>
      </vt:variant>
      <vt:variant>
        <vt:lpwstr>_Toc205193758</vt:lpwstr>
      </vt:variant>
      <vt:variant>
        <vt:i4>1048633</vt:i4>
      </vt:variant>
      <vt:variant>
        <vt:i4>83</vt:i4>
      </vt:variant>
      <vt:variant>
        <vt:i4>0</vt:i4>
      </vt:variant>
      <vt:variant>
        <vt:i4>5</vt:i4>
      </vt:variant>
      <vt:variant>
        <vt:lpwstr/>
      </vt:variant>
      <vt:variant>
        <vt:lpwstr>_Toc205193757</vt:lpwstr>
      </vt:variant>
      <vt:variant>
        <vt:i4>1048633</vt:i4>
      </vt:variant>
      <vt:variant>
        <vt:i4>77</vt:i4>
      </vt:variant>
      <vt:variant>
        <vt:i4>0</vt:i4>
      </vt:variant>
      <vt:variant>
        <vt:i4>5</vt:i4>
      </vt:variant>
      <vt:variant>
        <vt:lpwstr/>
      </vt:variant>
      <vt:variant>
        <vt:lpwstr>_Toc205193756</vt:lpwstr>
      </vt:variant>
      <vt:variant>
        <vt:i4>1048633</vt:i4>
      </vt:variant>
      <vt:variant>
        <vt:i4>71</vt:i4>
      </vt:variant>
      <vt:variant>
        <vt:i4>0</vt:i4>
      </vt:variant>
      <vt:variant>
        <vt:i4>5</vt:i4>
      </vt:variant>
      <vt:variant>
        <vt:lpwstr/>
      </vt:variant>
      <vt:variant>
        <vt:lpwstr>_Toc205193755</vt:lpwstr>
      </vt:variant>
      <vt:variant>
        <vt:i4>1048633</vt:i4>
      </vt:variant>
      <vt:variant>
        <vt:i4>65</vt:i4>
      </vt:variant>
      <vt:variant>
        <vt:i4>0</vt:i4>
      </vt:variant>
      <vt:variant>
        <vt:i4>5</vt:i4>
      </vt:variant>
      <vt:variant>
        <vt:lpwstr/>
      </vt:variant>
      <vt:variant>
        <vt:lpwstr>_Toc205193754</vt:lpwstr>
      </vt:variant>
      <vt:variant>
        <vt:i4>1048633</vt:i4>
      </vt:variant>
      <vt:variant>
        <vt:i4>59</vt:i4>
      </vt:variant>
      <vt:variant>
        <vt:i4>0</vt:i4>
      </vt:variant>
      <vt:variant>
        <vt:i4>5</vt:i4>
      </vt:variant>
      <vt:variant>
        <vt:lpwstr/>
      </vt:variant>
      <vt:variant>
        <vt:lpwstr>_Toc205193753</vt:lpwstr>
      </vt:variant>
      <vt:variant>
        <vt:i4>1048633</vt:i4>
      </vt:variant>
      <vt:variant>
        <vt:i4>53</vt:i4>
      </vt:variant>
      <vt:variant>
        <vt:i4>0</vt:i4>
      </vt:variant>
      <vt:variant>
        <vt:i4>5</vt:i4>
      </vt:variant>
      <vt:variant>
        <vt:lpwstr/>
      </vt:variant>
      <vt:variant>
        <vt:lpwstr>_Toc205193752</vt:lpwstr>
      </vt:variant>
      <vt:variant>
        <vt:i4>1048633</vt:i4>
      </vt:variant>
      <vt:variant>
        <vt:i4>47</vt:i4>
      </vt:variant>
      <vt:variant>
        <vt:i4>0</vt:i4>
      </vt:variant>
      <vt:variant>
        <vt:i4>5</vt:i4>
      </vt:variant>
      <vt:variant>
        <vt:lpwstr/>
      </vt:variant>
      <vt:variant>
        <vt:lpwstr>_Toc205193751</vt:lpwstr>
      </vt:variant>
      <vt:variant>
        <vt:i4>1048633</vt:i4>
      </vt:variant>
      <vt:variant>
        <vt:i4>41</vt:i4>
      </vt:variant>
      <vt:variant>
        <vt:i4>0</vt:i4>
      </vt:variant>
      <vt:variant>
        <vt:i4>5</vt:i4>
      </vt:variant>
      <vt:variant>
        <vt:lpwstr/>
      </vt:variant>
      <vt:variant>
        <vt:lpwstr>_Toc205193750</vt:lpwstr>
      </vt:variant>
      <vt:variant>
        <vt:i4>1114169</vt:i4>
      </vt:variant>
      <vt:variant>
        <vt:i4>35</vt:i4>
      </vt:variant>
      <vt:variant>
        <vt:i4>0</vt:i4>
      </vt:variant>
      <vt:variant>
        <vt:i4>5</vt:i4>
      </vt:variant>
      <vt:variant>
        <vt:lpwstr/>
      </vt:variant>
      <vt:variant>
        <vt:lpwstr>_Toc205193749</vt:lpwstr>
      </vt:variant>
      <vt:variant>
        <vt:i4>1114169</vt:i4>
      </vt:variant>
      <vt:variant>
        <vt:i4>29</vt:i4>
      </vt:variant>
      <vt:variant>
        <vt:i4>0</vt:i4>
      </vt:variant>
      <vt:variant>
        <vt:i4>5</vt:i4>
      </vt:variant>
      <vt:variant>
        <vt:lpwstr/>
      </vt:variant>
      <vt:variant>
        <vt:lpwstr>_Toc205193748</vt:lpwstr>
      </vt:variant>
      <vt:variant>
        <vt:i4>1114169</vt:i4>
      </vt:variant>
      <vt:variant>
        <vt:i4>23</vt:i4>
      </vt:variant>
      <vt:variant>
        <vt:i4>0</vt:i4>
      </vt:variant>
      <vt:variant>
        <vt:i4>5</vt:i4>
      </vt:variant>
      <vt:variant>
        <vt:lpwstr/>
      </vt:variant>
      <vt:variant>
        <vt:lpwstr>_Toc205193747</vt:lpwstr>
      </vt:variant>
      <vt:variant>
        <vt:i4>1114169</vt:i4>
      </vt:variant>
      <vt:variant>
        <vt:i4>17</vt:i4>
      </vt:variant>
      <vt:variant>
        <vt:i4>0</vt:i4>
      </vt:variant>
      <vt:variant>
        <vt:i4>5</vt:i4>
      </vt:variant>
      <vt:variant>
        <vt:lpwstr/>
      </vt:variant>
      <vt:variant>
        <vt:lpwstr>_Toc205193746</vt:lpwstr>
      </vt:variant>
      <vt:variant>
        <vt:i4>1114169</vt:i4>
      </vt:variant>
      <vt:variant>
        <vt:i4>11</vt:i4>
      </vt:variant>
      <vt:variant>
        <vt:i4>0</vt:i4>
      </vt:variant>
      <vt:variant>
        <vt:i4>5</vt:i4>
      </vt:variant>
      <vt:variant>
        <vt:lpwstr/>
      </vt:variant>
      <vt:variant>
        <vt:lpwstr>_Toc205193745</vt:lpwstr>
      </vt:variant>
      <vt:variant>
        <vt:i4>1114169</vt:i4>
      </vt:variant>
      <vt:variant>
        <vt:i4>5</vt:i4>
      </vt:variant>
      <vt:variant>
        <vt:i4>0</vt:i4>
      </vt:variant>
      <vt:variant>
        <vt:i4>5</vt:i4>
      </vt:variant>
      <vt:variant>
        <vt:lpwstr/>
      </vt:variant>
      <vt:variant>
        <vt:lpwstr>_Toc205193744</vt:lpwstr>
      </vt:variant>
      <vt:variant>
        <vt:i4>3145832</vt:i4>
      </vt:variant>
      <vt:variant>
        <vt:i4>0</vt:i4>
      </vt:variant>
      <vt:variant>
        <vt:i4>0</vt:i4>
      </vt:variant>
      <vt:variant>
        <vt:i4>5</vt:i4>
      </vt:variant>
      <vt:variant>
        <vt:lpwstr>http://www.loc.gov/acq/conser/ProvNeutforE-IRs-Sept-21-2007.pdf</vt:lpwstr>
      </vt:variant>
      <vt:variant>
        <vt:lpwstr/>
      </vt:variant>
      <vt:variant>
        <vt:i4>589839</vt:i4>
      </vt:variant>
      <vt:variant>
        <vt:i4>0</vt:i4>
      </vt:variant>
      <vt:variant>
        <vt:i4>0</vt:i4>
      </vt:variant>
      <vt:variant>
        <vt:i4>5</vt:i4>
      </vt:variant>
      <vt:variant>
        <vt:lpwstr>http://ublib.buffalo.edu/libraries/units/cts/olac/capc/stnir.html</vt:lpwstr>
      </vt:variant>
      <vt:variant>
        <vt:lpwstr/>
      </vt:variant>
      <vt:variant>
        <vt:i4>3407928</vt:i4>
      </vt:variant>
      <vt:variant>
        <vt:i4>12</vt:i4>
      </vt:variant>
      <vt:variant>
        <vt:i4>0</vt:i4>
      </vt:variant>
      <vt:variant>
        <vt:i4>5</vt:i4>
      </vt:variant>
      <vt:variant>
        <vt:lpwstr>http://info.lib.edu/sepb/sepb.html</vt:lpwstr>
      </vt:variant>
      <vt:variant>
        <vt:lpwstr/>
      </vt:variant>
      <vt:variant>
        <vt:i4>458838</vt:i4>
      </vt:variant>
      <vt:variant>
        <vt:i4>9</vt:i4>
      </vt:variant>
      <vt:variant>
        <vt:i4>0</vt:i4>
      </vt:variant>
      <vt:variant>
        <vt:i4>5</vt:i4>
      </vt:variant>
      <vt:variant>
        <vt:lpwstr>http://www.loc.gov/catdir/pcc</vt:lpwstr>
      </vt:variant>
      <vt:variant>
        <vt:lpwstr/>
      </vt:variant>
      <vt:variant>
        <vt:i4>7602220</vt:i4>
      </vt:variant>
      <vt:variant>
        <vt:i4>6</vt:i4>
      </vt:variant>
      <vt:variant>
        <vt:i4>0</vt:i4>
      </vt:variant>
      <vt:variant>
        <vt:i4>5</vt:i4>
      </vt:variant>
      <vt:variant>
        <vt:lpwstr>http://www.cgiar.org/ifpri/reports/0297rpt/0297-fr.htm</vt:lpwstr>
      </vt:variant>
      <vt:variant>
        <vt:lpwstr/>
      </vt:variant>
      <vt:variant>
        <vt:i4>5898257</vt:i4>
      </vt:variant>
      <vt:variant>
        <vt:i4>3</vt:i4>
      </vt:variant>
      <vt:variant>
        <vt:i4>0</vt:i4>
      </vt:variant>
      <vt:variant>
        <vt:i4>5</vt:i4>
      </vt:variant>
      <vt:variant>
        <vt:lpwstr>http://www.ref.oclc.org:2000/</vt:lpwstr>
      </vt:variant>
      <vt:variant>
        <vt:lpwstr/>
      </vt:variant>
      <vt:variant>
        <vt:i4>2752551</vt:i4>
      </vt:variant>
      <vt:variant>
        <vt:i4>0</vt:i4>
      </vt:variant>
      <vt:variant>
        <vt:i4>0</vt:i4>
      </vt:variant>
      <vt:variant>
        <vt:i4>5</vt:i4>
      </vt:variant>
      <vt:variant>
        <vt:lpwstr>http://www.bestplaces.net/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Resources</dc:title>
  <dc:subject>Cataloging Integrating Resources</dc:subject>
  <dc:creator>Program for Cooperative Cataloging</dc:creator>
  <cp:keywords>PCC cataloging integrating resources web sites metadata</cp:keywords>
  <cp:lastModifiedBy>vbross</cp:lastModifiedBy>
  <cp:revision>3</cp:revision>
  <cp:lastPrinted>2010-07-15T17:00:00Z</cp:lastPrinted>
  <dcterms:created xsi:type="dcterms:W3CDTF">2011-06-04T00:48:00Z</dcterms:created>
  <dcterms:modified xsi:type="dcterms:W3CDTF">2011-06-04T01:04:00Z</dcterms:modified>
</cp:coreProperties>
</file>